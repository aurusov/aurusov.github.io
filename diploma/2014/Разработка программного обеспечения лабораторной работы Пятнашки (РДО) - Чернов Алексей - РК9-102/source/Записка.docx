
<file path=[Content_Types].xml><?xml version="1.0" encoding="utf-8"?>
<Types xmlns="http://schemas.openxmlformats.org/package/2006/content-types">
  <Default Extension="png" ContentType="image/png"/>
  <Default Extension="vsd" ContentType="application/vnd.visio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/>
    <w:bookmarkEnd w:id="0"/>
    <w:p w:rsidR="00A61EED" w:rsidRDefault="00FF45E4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389425160" w:history="1">
        <w:r w:rsidR="00A61EED" w:rsidRPr="00584DC8">
          <w:rPr>
            <w:rStyle w:val="a4"/>
            <w:noProof/>
          </w:rPr>
          <w:t>1. Введение</w:t>
        </w:r>
        <w:r w:rsidR="00A61EED">
          <w:rPr>
            <w:noProof/>
            <w:webHidden/>
          </w:rPr>
          <w:tab/>
        </w:r>
        <w:r w:rsidR="00A61EED">
          <w:rPr>
            <w:noProof/>
            <w:webHidden/>
          </w:rPr>
          <w:fldChar w:fldCharType="begin"/>
        </w:r>
        <w:r w:rsidR="00A61EED">
          <w:rPr>
            <w:noProof/>
            <w:webHidden/>
          </w:rPr>
          <w:instrText xml:space="preserve"> PAGEREF _Toc389425160 \h </w:instrText>
        </w:r>
        <w:r w:rsidR="00A61EED">
          <w:rPr>
            <w:noProof/>
            <w:webHidden/>
          </w:rPr>
        </w:r>
        <w:r w:rsidR="00A61EED">
          <w:rPr>
            <w:noProof/>
            <w:webHidden/>
          </w:rPr>
          <w:fldChar w:fldCharType="separate"/>
        </w:r>
        <w:r w:rsidR="006254D6">
          <w:rPr>
            <w:noProof/>
            <w:webHidden/>
          </w:rPr>
          <w:t>3</w:t>
        </w:r>
        <w:r w:rsidR="00A61EED">
          <w:rPr>
            <w:noProof/>
            <w:webHidden/>
          </w:rPr>
          <w:fldChar w:fldCharType="end"/>
        </w:r>
      </w:hyperlink>
    </w:p>
    <w:p w:rsidR="00A61EED" w:rsidRDefault="00A61EED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9425161" w:history="1">
        <w:r w:rsidRPr="00584DC8">
          <w:rPr>
            <w:rStyle w:val="a4"/>
            <w:noProof/>
          </w:rPr>
          <w:t>2. Предпроектное исследование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_Toc389425161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254D6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A61EED" w:rsidRDefault="00A61EED">
      <w:pPr>
        <w:pStyle w:val="20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9425162" w:history="1">
        <w:r w:rsidRPr="00584DC8">
          <w:rPr>
            <w:rStyle w:val="a4"/>
            <w:noProof/>
          </w:rPr>
          <w:t>2.1. 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_Toc389425162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254D6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A61EED" w:rsidRDefault="00A61EED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9425163" w:history="1">
        <w:r w:rsidRPr="00584DC8">
          <w:rPr>
            <w:rStyle w:val="a4"/>
            <w:noProof/>
          </w:rPr>
          <w:t>3. Концептуальный этап проектирования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_Toc389425163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254D6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A61EED" w:rsidRDefault="00A61EED">
      <w:pPr>
        <w:pStyle w:val="20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9425164" w:history="1">
        <w:r w:rsidRPr="00584DC8">
          <w:rPr>
            <w:rStyle w:val="a4"/>
            <w:noProof/>
          </w:rPr>
          <w:t>3.1. Выбор общесистемной методологии проектирования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_Toc389425164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254D6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A61EED" w:rsidRDefault="00A61EED">
      <w:pPr>
        <w:pStyle w:val="20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9425165" w:history="1">
        <w:r w:rsidRPr="00584DC8">
          <w:rPr>
            <w:rStyle w:val="a4"/>
            <w:noProof/>
          </w:rPr>
          <w:t>3.2. Диаграмма компонентов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_Toc389425165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254D6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A61EED" w:rsidRDefault="00A61EED">
      <w:pPr>
        <w:pStyle w:val="20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9425166" w:history="1">
        <w:r w:rsidRPr="00584DC8">
          <w:rPr>
            <w:rStyle w:val="a4"/>
            <w:noProof/>
          </w:rPr>
          <w:t>3.3. Выделение системы из среды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_Toc389425166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254D6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A61EED" w:rsidRDefault="00A61EED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9425167" w:history="1">
        <w:r w:rsidRPr="00584DC8">
          <w:rPr>
            <w:rStyle w:val="a4"/>
            <w:noProof/>
          </w:rPr>
          <w:t>4. Формирование технического задания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_Toc389425167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254D6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A61EED" w:rsidRDefault="00A61EED">
      <w:pPr>
        <w:pStyle w:val="20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9425168" w:history="1">
        <w:r w:rsidRPr="00584DC8">
          <w:rPr>
            <w:rStyle w:val="a4"/>
            <w:noProof/>
          </w:rPr>
          <w:t>4.1. 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_Toc389425168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254D6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A61EED" w:rsidRDefault="00A61EED">
      <w:pPr>
        <w:pStyle w:val="20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9425169" w:history="1">
        <w:r w:rsidRPr="00584DC8">
          <w:rPr>
            <w:rStyle w:val="a4"/>
            <w:noProof/>
          </w:rPr>
          <w:t>4.2. Общие сведения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_Toc389425169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254D6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A61EED" w:rsidRDefault="00A61EED">
      <w:pPr>
        <w:pStyle w:val="20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9425170" w:history="1">
        <w:r w:rsidRPr="00584DC8">
          <w:rPr>
            <w:rStyle w:val="a4"/>
            <w:noProof/>
          </w:rPr>
          <w:t>4.3. Назначение разработки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_Toc389425170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254D6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A61EED" w:rsidRDefault="00A61EED">
      <w:pPr>
        <w:pStyle w:val="20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9425171" w:history="1">
        <w:r w:rsidRPr="00584DC8">
          <w:rPr>
            <w:rStyle w:val="a4"/>
            <w:noProof/>
          </w:rPr>
          <w:t>4.4. Требования к программе или программному изделию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_Toc389425171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254D6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A61EED" w:rsidRDefault="00A61EED">
      <w:pPr>
        <w:pStyle w:val="20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9425172" w:history="1">
        <w:r w:rsidRPr="00584DC8">
          <w:rPr>
            <w:rStyle w:val="a4"/>
            <w:noProof/>
          </w:rPr>
          <w:t>4.5. Стадии и этапы разработки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_Toc389425172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254D6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A61EED" w:rsidRDefault="00A61EED">
      <w:pPr>
        <w:pStyle w:val="20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9425173" w:history="1">
        <w:r w:rsidRPr="00584DC8">
          <w:rPr>
            <w:rStyle w:val="a4"/>
            <w:noProof/>
          </w:rPr>
          <w:t>4.6. Порядок контроля и приемки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_Toc389425173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254D6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A61EED" w:rsidRDefault="00A61EED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9425174" w:history="1">
        <w:r w:rsidRPr="00584DC8">
          <w:rPr>
            <w:rStyle w:val="a4"/>
            <w:noProof/>
          </w:rPr>
          <w:t>5. Технический этап проектирования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_Toc389425174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254D6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A61EED" w:rsidRDefault="00A61EED">
      <w:pPr>
        <w:pStyle w:val="20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9425175" w:history="1">
        <w:r w:rsidRPr="00584DC8">
          <w:rPr>
            <w:rStyle w:val="a4"/>
            <w:noProof/>
          </w:rPr>
          <w:t>5.1. Разработка архитектуры класса диалогового окна для задания начальной ситуации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_Toc389425175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254D6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A61EED" w:rsidRDefault="00A61EED">
      <w:pPr>
        <w:pStyle w:val="20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9425176" w:history="1">
        <w:r w:rsidRPr="00584DC8">
          <w:rPr>
            <w:rStyle w:val="a4"/>
            <w:noProof/>
          </w:rPr>
          <w:t>5.2. Разработка архитектуры класса диалогового окна для построения графа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_Toc389425176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254D6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A61EED" w:rsidRDefault="00A61EED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9425177" w:history="1">
        <w:r w:rsidRPr="00584DC8">
          <w:rPr>
            <w:rStyle w:val="a4"/>
            <w:noProof/>
          </w:rPr>
          <w:t>6. Рабочий этап проектирование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_Toc389425177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254D6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A61EED" w:rsidRDefault="00A61EED">
      <w:pPr>
        <w:pStyle w:val="20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9425178" w:history="1">
        <w:r w:rsidRPr="00584DC8">
          <w:rPr>
            <w:rStyle w:val="a4"/>
            <w:noProof/>
          </w:rPr>
          <w:t>6.1. Структура плагина «Пятнашки»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_Toc389425178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254D6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A61EED" w:rsidRDefault="00A61EED">
      <w:pPr>
        <w:pStyle w:val="20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9425179" w:history="1">
        <w:r w:rsidRPr="00584DC8">
          <w:rPr>
            <w:rStyle w:val="a4"/>
            <w:noProof/>
          </w:rPr>
          <w:t>6.2. Структура класса диалогового окна создания начальной ситуации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_Toc389425179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254D6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A61EED" w:rsidRDefault="00A61EED">
      <w:pPr>
        <w:pStyle w:val="20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9425180" w:history="1">
        <w:r w:rsidRPr="00584DC8">
          <w:rPr>
            <w:rStyle w:val="a4"/>
            <w:noProof/>
          </w:rPr>
          <w:t>6.3. Структура игрового поля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_Toc389425180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254D6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A61EED" w:rsidRDefault="00A61EED">
      <w:pPr>
        <w:pStyle w:val="20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9425181" w:history="1">
        <w:r w:rsidRPr="00584DC8">
          <w:rPr>
            <w:rStyle w:val="a4"/>
            <w:noProof/>
          </w:rPr>
          <w:t>6.4. Структура класса диалогового окна построения графа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_Toc389425181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254D6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A61EED" w:rsidRDefault="00A61EED">
      <w:pPr>
        <w:pStyle w:val="20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9425182" w:history="1">
        <w:r w:rsidRPr="00584DC8">
          <w:rPr>
            <w:rStyle w:val="a4"/>
            <w:noProof/>
          </w:rPr>
          <w:t xml:space="preserve">6.5. Структура класса </w:t>
        </w:r>
        <w:r w:rsidRPr="00584DC8">
          <w:rPr>
            <w:rStyle w:val="a4"/>
            <w:noProof/>
            <w:lang w:val="en-US"/>
          </w:rPr>
          <w:t>GraphWidget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_Toc389425182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254D6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A61EED" w:rsidRDefault="00A61EED">
      <w:pPr>
        <w:pStyle w:val="20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9425183" w:history="1">
        <w:r w:rsidRPr="00584DC8">
          <w:rPr>
            <w:rStyle w:val="a4"/>
            <w:noProof/>
          </w:rPr>
          <w:t>6.6. Алгоритм отрисовки графа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_Toc389425183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254D6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A61EED" w:rsidRDefault="00A61EED">
      <w:pPr>
        <w:pStyle w:val="20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9425184" w:history="1">
        <w:r w:rsidRPr="00584DC8">
          <w:rPr>
            <w:rStyle w:val="a4"/>
            <w:noProof/>
          </w:rPr>
          <w:t>6.7. Диаграмма последовательностей вызовов диалоговых окон плагина «Пятнашки»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_Toc389425184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254D6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A61EED" w:rsidRDefault="00A61EED">
      <w:pPr>
        <w:pStyle w:val="20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9425185" w:history="1">
        <w:r w:rsidRPr="00584DC8">
          <w:rPr>
            <w:rStyle w:val="a4"/>
            <w:noProof/>
          </w:rPr>
          <w:t>6.8. Разработка методики автоматического теста плагина «Пятнашки»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_Toc389425185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254D6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A61EED" w:rsidRDefault="00A61EED">
      <w:pPr>
        <w:pStyle w:val="20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9425186" w:history="1">
        <w:r w:rsidRPr="00584DC8">
          <w:rPr>
            <w:rStyle w:val="a4"/>
            <w:noProof/>
          </w:rPr>
          <w:t>6.9. Разработка документации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_Toc389425186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254D6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A61EED" w:rsidRDefault="00A61EED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9425187" w:history="1">
        <w:r w:rsidRPr="00584DC8">
          <w:rPr>
            <w:rStyle w:val="a4"/>
            <w:noProof/>
          </w:rPr>
          <w:t>7. Апробирование разработанной системы для модельных условий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_Toc389425187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254D6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A61EED" w:rsidRDefault="00A61EED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9425188" w:history="1">
        <w:r w:rsidRPr="00584DC8">
          <w:rPr>
            <w:rStyle w:val="a4"/>
            <w:noProof/>
          </w:rPr>
          <w:t>8. 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_Toc389425188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254D6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A61EED" w:rsidRDefault="00A61EED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9425189" w:history="1">
        <w:r w:rsidRPr="00584DC8">
          <w:rPr>
            <w:rStyle w:val="a4"/>
            <w:noProof/>
          </w:rPr>
          <w:t>Список литературы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_Toc389425189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254D6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A61EED" w:rsidRDefault="00A61EED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9425190" w:history="1">
        <w:r w:rsidRPr="00584DC8">
          <w:rPr>
            <w:rStyle w:val="a4"/>
            <w:noProof/>
          </w:rPr>
          <w:t>Список использованного программного обеспечения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_Toc389425190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254D6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A61EED" w:rsidRDefault="00A61EED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9425191" w:history="1">
        <w:r w:rsidRPr="00584DC8">
          <w:rPr>
            <w:rStyle w:val="a4"/>
            <w:noProof/>
          </w:rPr>
          <w:t>Приложение 1. Блок-схема алгоритма слияния списков информации о плагинах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_Toc389425191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254D6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A61EED" w:rsidRDefault="00A61EED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9425192" w:history="1">
        <w:r w:rsidRPr="00584DC8">
          <w:rPr>
            <w:rStyle w:val="a4"/>
            <w:noProof/>
          </w:rPr>
          <w:t>Приложение 2. Блок-схема алгоритма функции для поиска соответствия информации о плагине в списке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_Toc389425192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254D6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A61EED" w:rsidRDefault="00A61EED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9425193" w:history="1">
        <w:r w:rsidRPr="00584DC8">
          <w:rPr>
            <w:rStyle w:val="a4"/>
            <w:noProof/>
          </w:rPr>
          <w:t>Приложение 3. Программный код, реализующий алгоритм слияния списков информации о плагинах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_Toc389425193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254D6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A61EED" w:rsidRDefault="00A61EED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9425194" w:history="1">
        <w:r w:rsidRPr="00584DC8">
          <w:rPr>
            <w:rStyle w:val="a4"/>
            <w:noProof/>
          </w:rPr>
          <w:t>Приложение 4. Диаграмма классов PluginGame5GenerateSiationDialog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_Toc389425194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254D6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A61EED" w:rsidRDefault="00A61EED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9425195" w:history="1">
        <w:r w:rsidRPr="00584DC8">
          <w:rPr>
            <w:rStyle w:val="a4"/>
            <w:noProof/>
          </w:rPr>
          <w:t xml:space="preserve">Приложение 5. Диаграмма классов </w:t>
        </w:r>
        <w:r w:rsidRPr="00584DC8">
          <w:rPr>
            <w:rStyle w:val="a4"/>
            <w:noProof/>
            <w:lang w:val="en-US"/>
          </w:rPr>
          <w:t>PluginGame</w:t>
        </w:r>
        <w:r w:rsidRPr="00584DC8">
          <w:rPr>
            <w:rStyle w:val="a4"/>
            <w:noProof/>
          </w:rPr>
          <w:t>5</w:t>
        </w:r>
        <w:r w:rsidRPr="00584DC8">
          <w:rPr>
            <w:rStyle w:val="a4"/>
            <w:noProof/>
            <w:lang w:val="en-US"/>
          </w:rPr>
          <w:t>GraphDialog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_Toc389425195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254D6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A61EED" w:rsidRDefault="00A61EED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9425196" w:history="1">
        <w:r w:rsidRPr="00584DC8">
          <w:rPr>
            <w:rStyle w:val="a4"/>
            <w:noProof/>
          </w:rPr>
          <w:t xml:space="preserve">Приложение 6. Диаграмма классов </w:t>
        </w:r>
        <w:r w:rsidRPr="00584DC8">
          <w:rPr>
            <w:rStyle w:val="a4"/>
            <w:noProof/>
            <w:lang w:val="en-US"/>
          </w:rPr>
          <w:t>GraphWidget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_Toc389425196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254D6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A61EED" w:rsidRDefault="00A61EED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9425197" w:history="1">
        <w:r w:rsidRPr="00584DC8">
          <w:rPr>
            <w:rStyle w:val="a4"/>
            <w:noProof/>
          </w:rPr>
          <w:t>Приложение 7. Блок-схема алгоритма отрисовки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_Toc389425197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254D6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A61EED" w:rsidRDefault="00A61EED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9425198" w:history="1">
        <w:r w:rsidRPr="00584DC8">
          <w:rPr>
            <w:rStyle w:val="a4"/>
            <w:noProof/>
          </w:rPr>
          <w:t>Приложение 8. Программный код, реализующий алгоритм отрисовки графа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_Toc389425198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254D6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122A29" w:rsidRDefault="00FF45E4" w:rsidP="00C87D6E">
      <w:pPr>
        <w:ind w:firstLine="0"/>
        <w:rPr>
          <w:lang w:val="en-US"/>
        </w:rPr>
      </w:pPr>
      <w:r>
        <w:fldChar w:fldCharType="end"/>
      </w:r>
    </w:p>
    <w:p w:rsidR="00FF45E4" w:rsidRPr="005372C4" w:rsidRDefault="00FF45E4" w:rsidP="005372C4">
      <w:pPr>
        <w:pStyle w:val="1"/>
      </w:pPr>
      <w:r w:rsidRPr="005372C4">
        <w:br w:type="page"/>
      </w:r>
      <w:bookmarkStart w:id="1" w:name="_Toc389425160"/>
      <w:r w:rsidR="005372C4">
        <w:lastRenderedPageBreak/>
        <w:t xml:space="preserve">1. </w:t>
      </w:r>
      <w:r w:rsidRPr="005372C4">
        <w:t>Введение</w:t>
      </w:r>
      <w:bookmarkEnd w:id="1"/>
    </w:p>
    <w:p w:rsidR="004F418C" w:rsidRPr="007938AD" w:rsidRDefault="004F418C" w:rsidP="00CC66AE">
      <w:r w:rsidRPr="00CC66AE">
        <w:t>Имитационное моделировани</w:t>
      </w:r>
      <w:r w:rsidR="008015EF" w:rsidRPr="00CC66AE">
        <w:t>е (</w:t>
      </w:r>
      <w:r w:rsidRPr="00CC66AE">
        <w:t>ИМ) на ЭВМ находит широкое применение при исследовании и управлении сложными дискретными системам</w:t>
      </w:r>
      <w:r w:rsidR="008015EF" w:rsidRPr="00CC66AE">
        <w:t>и (</w:t>
      </w:r>
      <w:r w:rsidRPr="00CC66AE">
        <w:t>СДС) и процессами, в них протекающими. К таким системам можно отнести экономические и производственные объекты, транспортные системы (морские порты, аэропорты) и комплексы перекачки нефти и газа, программное обеспечение сложных систем управления и вычислительн</w:t>
      </w:r>
      <w:r w:rsidR="007938AD">
        <w:t>ые сети, а также многие другие.</w:t>
      </w:r>
    </w:p>
    <w:p w:rsidR="004F418C" w:rsidRDefault="004F418C" w:rsidP="004F418C">
      <w:r>
        <w:t>Широкое использование ИМ объясняется тем, что размерность решаемых задач и неформализуемость сложных систем не позволяют использовать строгие методы оптимизации. Эти классы задач определяются тем, что при их решении необходимо одновременно учитывать факторы неопределенности, динамическую взаимную обусловленность текущих решений и последующих событий, комплексную взаимозависимость между управляемыми переменными исследуемой системы, а часто и строго дискретную и четко определенную последовательность интервалов времени. Указанные особенности свойственны всем сложным системам.</w:t>
      </w:r>
    </w:p>
    <w:p w:rsidR="004F418C" w:rsidRPr="00CC66AE" w:rsidRDefault="004F418C" w:rsidP="00CC66AE">
      <w:r w:rsidRPr="00CC66AE">
        <w:t>Проведение имитационного эксперимента позволяет:</w:t>
      </w:r>
    </w:p>
    <w:p w:rsidR="004F418C" w:rsidRDefault="004F418C" w:rsidP="009614E6">
      <w:pPr>
        <w:numPr>
          <w:ilvl w:val="0"/>
          <w:numId w:val="3"/>
        </w:numPr>
        <w:ind w:firstLine="360"/>
      </w:pPr>
      <w:r>
        <w:t>Сделать выводы о поведении СДС и ее особенностях:</w:t>
      </w:r>
    </w:p>
    <w:p w:rsidR="004F418C" w:rsidRDefault="004F418C" w:rsidP="009614E6">
      <w:pPr>
        <w:numPr>
          <w:ilvl w:val="0"/>
          <w:numId w:val="2"/>
        </w:numPr>
        <w:tabs>
          <w:tab w:val="clear" w:pos="720"/>
          <w:tab w:val="left" w:pos="1800"/>
        </w:tabs>
        <w:ind w:left="1800"/>
      </w:pPr>
      <w:r>
        <w:t>без ее построения,</w:t>
      </w:r>
      <w:r w:rsidR="007938AD">
        <w:t xml:space="preserve"> если это проектируемая система</w:t>
      </w:r>
    </w:p>
    <w:p w:rsidR="004F418C" w:rsidRDefault="004F418C" w:rsidP="009614E6">
      <w:pPr>
        <w:numPr>
          <w:ilvl w:val="0"/>
          <w:numId w:val="2"/>
        </w:numPr>
        <w:tabs>
          <w:tab w:val="clear" w:pos="720"/>
          <w:tab w:val="left" w:pos="1800"/>
        </w:tabs>
        <w:ind w:left="1800"/>
      </w:pPr>
      <w:r>
        <w:t>без вмешательства в ее функционирование, если это действующая система, проведение экспериментов над которой или слишком дорого, или небезопасно</w:t>
      </w:r>
    </w:p>
    <w:p w:rsidR="004F418C" w:rsidRDefault="004F418C" w:rsidP="009614E6">
      <w:pPr>
        <w:numPr>
          <w:ilvl w:val="0"/>
          <w:numId w:val="2"/>
        </w:numPr>
        <w:tabs>
          <w:tab w:val="clear" w:pos="720"/>
          <w:tab w:val="left" w:pos="1800"/>
        </w:tabs>
        <w:ind w:left="1800"/>
      </w:pPr>
      <w:r>
        <w:t>без ее разрушения, если цель эксперимента состоит в определении пределов воздействия на систему</w:t>
      </w:r>
    </w:p>
    <w:p w:rsidR="004F418C" w:rsidRDefault="004F418C" w:rsidP="009614E6">
      <w:pPr>
        <w:numPr>
          <w:ilvl w:val="0"/>
          <w:numId w:val="3"/>
        </w:numPr>
        <w:ind w:firstLine="360"/>
      </w:pPr>
      <w:r>
        <w:t>Синтезировать и исследовать стратегии управления</w:t>
      </w:r>
    </w:p>
    <w:p w:rsidR="004F418C" w:rsidRDefault="004F418C" w:rsidP="009614E6">
      <w:pPr>
        <w:numPr>
          <w:ilvl w:val="0"/>
          <w:numId w:val="3"/>
        </w:numPr>
        <w:ind w:firstLine="360"/>
      </w:pPr>
      <w:r>
        <w:t>Прогнозировать и планировать фун</w:t>
      </w:r>
      <w:r w:rsidR="00CC41E8">
        <w:t>кционирование системы в будущем</w:t>
      </w:r>
    </w:p>
    <w:p w:rsidR="004F418C" w:rsidRDefault="004F418C" w:rsidP="009614E6">
      <w:pPr>
        <w:numPr>
          <w:ilvl w:val="0"/>
          <w:numId w:val="3"/>
        </w:numPr>
        <w:ind w:firstLine="360"/>
      </w:pPr>
      <w:r>
        <w:t>Обучать и тренировать управленческий персонал и т.д.</w:t>
      </w:r>
    </w:p>
    <w:p w:rsidR="00FF45E4" w:rsidRPr="00CC66AE" w:rsidRDefault="004F418C" w:rsidP="00CC66AE">
      <w:r w:rsidRPr="00CC66AE">
        <w:t xml:space="preserve">Разработка интеллектуальной среды имитационного моделирования РДО выполнена в Московском </w:t>
      </w:r>
      <w:r w:rsidR="00CC41E8">
        <w:t>Государственном Т</w:t>
      </w:r>
      <w:r w:rsidRPr="00CC66AE">
        <w:t xml:space="preserve">ехническом </w:t>
      </w:r>
      <w:r w:rsidR="00CC41E8">
        <w:t>У</w:t>
      </w:r>
      <w:r w:rsidRPr="00CC66AE">
        <w:t xml:space="preserve">ниверситете (МГТУ им.Н.Э. Баумана) на кафедре "Компьютерные системы автоматизации производства". Причинами ее проведения и создания РДО явились требования универсальности ИМ относительно классов моделируемых систем и процессов, легкости модификации моделей, моделирования сложных систем управления совместно с управляемым объектом (включая использование ИМ в управлении в реальном масштабе времени) и ряд других, сформировавшихся у разработчиков при выполнении работ, </w:t>
      </w:r>
      <w:r w:rsidRPr="00CC66AE">
        <w:lastRenderedPageBreak/>
        <w:t>связанных с системным анализом и организационным управлением сложными системами различной природы.</w:t>
      </w:r>
    </w:p>
    <w:p w:rsidR="004F418C" w:rsidRPr="009911CA" w:rsidRDefault="00197628" w:rsidP="00CC66AE">
      <w:r w:rsidRPr="00CC66AE">
        <w:t>В языке имитационного моделирования РДО помимо возможности его использования для описания законов управления формализмов продукционных правил введены так называемые точки принятия решения, позволяющие осуществлять оптимальное управление</w:t>
      </w:r>
      <w:r w:rsidR="009911CA" w:rsidRPr="009911CA">
        <w:t>[</w:t>
      </w:r>
      <w:r w:rsidR="009911CA">
        <w:fldChar w:fldCharType="begin"/>
      </w:r>
      <w:r w:rsidR="009911CA">
        <w:instrText xml:space="preserve"> REF _Ref374987127 \r \h </w:instrText>
      </w:r>
      <w:r w:rsidR="009911CA">
        <w:fldChar w:fldCharType="separate"/>
      </w:r>
      <w:r w:rsidR="006254D6">
        <w:t>1</w:t>
      </w:r>
      <w:r w:rsidR="009911CA">
        <w:fldChar w:fldCharType="end"/>
      </w:r>
      <w:r w:rsidR="009911CA" w:rsidRPr="009911CA">
        <w:t>]</w:t>
      </w:r>
      <w:r w:rsidR="00CC41E8">
        <w:t>.</w:t>
      </w:r>
    </w:p>
    <w:p w:rsidR="00197628" w:rsidRPr="00CC66AE" w:rsidRDefault="009614E6" w:rsidP="00CC66AE">
      <w:r w:rsidRPr="00CC66AE">
        <w:t>Необходи</w:t>
      </w:r>
      <w:r w:rsidR="00197628" w:rsidRPr="00CC66AE">
        <w:t>мость принятия оптимальных решений существует в различных областях деятельности человека. В тоже время сложные</w:t>
      </w:r>
      <w:r w:rsidRPr="00CC66AE">
        <w:t xml:space="preserve"> </w:t>
      </w:r>
      <w:r w:rsidR="00197628" w:rsidRPr="00CC66AE">
        <w:t>реальные системы и процессы не описываются математически, и поэтому при управлении и принятии решений требуется использовать имитационное моделирование</w:t>
      </w:r>
      <w:r w:rsidRPr="00CC66AE">
        <w:t>. Становится необходимым решать задачи оптимизации, применяя имитационные модели в совокупности с алгоритмами оптимизации. Имитационная модель при таком подходе служит для оценки качества того или иного решения, а оптимизационный алгоритм осуществляет поиск наилучшего (или максимально приближенного к нему) решения. Механизм точек принятия решения в языке имитационного моделирования РДО позволяет гибко сочетать имитацию с оптимизацией. Для этого используется поиск на графе состояний.</w:t>
      </w:r>
    </w:p>
    <w:p w:rsidR="009614E6" w:rsidRPr="00CC66AE" w:rsidRDefault="009614E6" w:rsidP="00CC66AE">
      <w:r w:rsidRPr="00CC66AE">
        <w:t>Задачи, решаемые с помощью точек принятия решения:</w:t>
      </w:r>
    </w:p>
    <w:p w:rsidR="009614E6" w:rsidRDefault="009614E6" w:rsidP="009614E6">
      <w:pPr>
        <w:numPr>
          <w:ilvl w:val="0"/>
          <w:numId w:val="4"/>
        </w:numPr>
      </w:pPr>
      <w:r>
        <w:t>Транспортные задачи</w:t>
      </w:r>
    </w:p>
    <w:p w:rsidR="009614E6" w:rsidRDefault="009614E6" w:rsidP="009614E6">
      <w:pPr>
        <w:numPr>
          <w:ilvl w:val="0"/>
          <w:numId w:val="4"/>
        </w:numPr>
      </w:pPr>
      <w:r>
        <w:t>Задачи укладки грузов</w:t>
      </w:r>
    </w:p>
    <w:p w:rsidR="009614E6" w:rsidRDefault="009614E6" w:rsidP="009614E6">
      <w:pPr>
        <w:numPr>
          <w:ilvl w:val="0"/>
          <w:numId w:val="4"/>
        </w:numPr>
      </w:pPr>
      <w:r>
        <w:t>Задачи решения логических и других типов задач</w:t>
      </w:r>
    </w:p>
    <w:p w:rsidR="009614E6" w:rsidRDefault="009614E6" w:rsidP="009614E6">
      <w:pPr>
        <w:numPr>
          <w:ilvl w:val="0"/>
          <w:numId w:val="4"/>
        </w:numPr>
      </w:pPr>
      <w:r>
        <w:t>Задачи теории расписаний</w:t>
      </w:r>
    </w:p>
    <w:p w:rsidR="009614E6" w:rsidRDefault="00611092" w:rsidP="005372C4">
      <w:pPr>
        <w:pStyle w:val="1"/>
      </w:pPr>
      <w:r>
        <w:br w:type="page"/>
      </w:r>
      <w:bookmarkStart w:id="2" w:name="_Toc389425161"/>
      <w:r w:rsidRPr="00001CC5">
        <w:lastRenderedPageBreak/>
        <w:t xml:space="preserve">2. </w:t>
      </w:r>
      <w:bookmarkStart w:id="3" w:name="_Toc342343224"/>
      <w:bookmarkStart w:id="4" w:name="_Toc343472429"/>
      <w:r w:rsidRPr="00001CC5">
        <w:t>Предпроектное исследование</w:t>
      </w:r>
      <w:bookmarkEnd w:id="2"/>
      <w:bookmarkEnd w:id="3"/>
      <w:bookmarkEnd w:id="4"/>
    </w:p>
    <w:p w:rsidR="009C587C" w:rsidRDefault="00611092" w:rsidP="00F3169B">
      <w:r>
        <w:t>Как уже было сказано ранее</w:t>
      </w:r>
      <w:r w:rsidR="00F3169B">
        <w:t>, РДО имеет механизм точек принятия решения</w:t>
      </w:r>
      <w:r w:rsidR="009C587C">
        <w:t xml:space="preserve"> и поиск по графу состояний</w:t>
      </w:r>
      <w:r w:rsidR="00F3169B">
        <w:t>, с помощью которого можно решать различные задачи, в том числе логические игры, такие как кубик Рубика, пятнашки и другие.</w:t>
      </w:r>
    </w:p>
    <w:p w:rsidR="009C587C" w:rsidRDefault="009C587C" w:rsidP="00F3169B">
      <w:r>
        <w:t xml:space="preserve">Поиск </w:t>
      </w:r>
      <w:r w:rsidR="00F03A85">
        <w:t>осуществляется</w:t>
      </w:r>
      <w:r>
        <w:t xml:space="preserve"> по алгоритму А* </w:t>
      </w:r>
      <w:r w:rsidR="00F03A85">
        <w:t>–</w:t>
      </w:r>
      <w:r w:rsidRPr="009C587C">
        <w:t xml:space="preserve"> п</w:t>
      </w:r>
      <w:r w:rsidR="00F03A85">
        <w:t>оиск</w:t>
      </w:r>
      <w:r w:rsidRPr="009C587C">
        <w:t xml:space="preserve"> по первому наилучшему совпадению на графе, который находит маршрут с наименьшей стоимостью от одной вершины к другой</w:t>
      </w:r>
      <w:r w:rsidR="00F03A85">
        <w:t>.</w:t>
      </w:r>
    </w:p>
    <w:p w:rsidR="00F03A85" w:rsidRPr="00F03A85" w:rsidRDefault="00F03A85" w:rsidP="00F3169B">
      <w:r w:rsidRPr="00F03A85">
        <w:t xml:space="preserve">A* пошагово просматривает все пути, ведущие от начальной вершины в конечную, пока не найдёт минимальный. </w:t>
      </w:r>
      <w:r>
        <w:t>Этот алгоритм, однако, раскрывает не все вершины</w:t>
      </w:r>
      <w:r w:rsidRPr="00F03A85">
        <w:t>, он просматривает сначала те маршруты, которые «кажутся» ведущими к цели.</w:t>
      </w:r>
      <w:r>
        <w:t xml:space="preserve"> </w:t>
      </w:r>
      <w:r w:rsidRPr="00F03A85">
        <w:t>Порядок обхода вершин определяется эвристической функцией «расстояние + стоимость»</w:t>
      </w:r>
      <w:r>
        <w:t>.</w:t>
      </w:r>
    </w:p>
    <w:p w:rsidR="00F3169B" w:rsidRDefault="00F3169B" w:rsidP="00F3169B">
      <w:r>
        <w:t>Этому посвящена лабораторная работа по курсу Моделирование технологическ</w:t>
      </w:r>
      <w:r w:rsidR="00F03A85">
        <w:t xml:space="preserve">их и производственных </w:t>
      </w:r>
      <w:r w:rsidR="0015705F">
        <w:t>процессов,</w:t>
      </w:r>
      <w:r w:rsidR="00F03A85">
        <w:t xml:space="preserve"> в которой студенту предлагается найти оптимальное решение игры пятнашки</w:t>
      </w:r>
      <w:r w:rsidR="0015705F" w:rsidRPr="0015705F">
        <w:t>,</w:t>
      </w:r>
      <w:r w:rsidR="00F03A85">
        <w:t xml:space="preserve"> используя возможности РДО.</w:t>
      </w:r>
    </w:p>
    <w:p w:rsidR="00F3169B" w:rsidRDefault="00F3169B" w:rsidP="00F3169B">
      <w:r>
        <w:t xml:space="preserve">Основная цель лабораторной работы – </w:t>
      </w:r>
      <w:r w:rsidR="0015705F">
        <w:t xml:space="preserve">освоить </w:t>
      </w:r>
      <w:r w:rsidR="00CC66AE">
        <w:t xml:space="preserve">механизм </w:t>
      </w:r>
      <w:r w:rsidR="00CC66AE" w:rsidRPr="00CC66AE">
        <w:t>точек принятия решения</w:t>
      </w:r>
      <w:r w:rsidR="00CC41E8">
        <w:t xml:space="preserve"> и алгоритм поиска А*,</w:t>
      </w:r>
      <w:r w:rsidR="0015705F">
        <w:t xml:space="preserve"> поняв предложенную модель, а также</w:t>
      </w:r>
      <w:r>
        <w:t xml:space="preserve"> разобраться с эвристиками</w:t>
      </w:r>
      <w:r w:rsidR="0015705F">
        <w:t xml:space="preserve"> и</w:t>
      </w:r>
      <w:r>
        <w:t xml:space="preserve"> предложить</w:t>
      </w:r>
      <w:r w:rsidR="008A6491">
        <w:t xml:space="preserve"> </w:t>
      </w:r>
      <w:r>
        <w:t>свою. Чтобы приступить к работе, необходима подготовка по двум темам:</w:t>
      </w:r>
    </w:p>
    <w:p w:rsidR="008A6491" w:rsidRPr="00CC66AE" w:rsidRDefault="008A6491" w:rsidP="00CC41E8">
      <w:pPr>
        <w:numPr>
          <w:ilvl w:val="0"/>
          <w:numId w:val="7"/>
        </w:numPr>
        <w:tabs>
          <w:tab w:val="clear" w:pos="1259"/>
        </w:tabs>
        <w:ind w:left="1418" w:hanging="338"/>
      </w:pPr>
      <w:r w:rsidRPr="00CC66AE">
        <w:t>Язык РДО. А именно синтаксис точек принятия решения и функций</w:t>
      </w:r>
    </w:p>
    <w:p w:rsidR="008A6491" w:rsidRPr="00CC66AE" w:rsidRDefault="008A6491" w:rsidP="00CC66AE">
      <w:pPr>
        <w:numPr>
          <w:ilvl w:val="0"/>
          <w:numId w:val="7"/>
        </w:numPr>
        <w:ind w:left="720" w:firstLine="360"/>
      </w:pPr>
      <w:r w:rsidRPr="00CC66AE">
        <w:t>Поиск на графе пространства состояний</w:t>
      </w:r>
    </w:p>
    <w:p w:rsidR="008A6491" w:rsidRDefault="008A6491" w:rsidP="00CC66AE">
      <w:r>
        <w:t>В ходе лабораторной работы необходимо создать</w:t>
      </w:r>
      <w:r w:rsidRPr="008A6491">
        <w:t xml:space="preserve"> игров</w:t>
      </w:r>
      <w:r>
        <w:t>ую ситуацию</w:t>
      </w:r>
      <w:r w:rsidRPr="008A6491">
        <w:t xml:space="preserve">. </w:t>
      </w:r>
      <w:r>
        <w:t xml:space="preserve">Затем </w:t>
      </w:r>
      <w:r w:rsidRPr="008A6491">
        <w:t xml:space="preserve">провести анализ трех уже предложенных эвристик. Для этого надо </w:t>
      </w:r>
      <w:r>
        <w:t xml:space="preserve">для одной начальной игровой </w:t>
      </w:r>
      <w:r w:rsidRPr="008A6491">
        <w:t>ситуаци</w:t>
      </w:r>
      <w:r>
        <w:t>и</w:t>
      </w:r>
      <w:r w:rsidRPr="008A6491">
        <w:t xml:space="preserve"> провести три разных эксперимента, меняя предложенные эвристики. Результаты</w:t>
      </w:r>
      <w:r>
        <w:t xml:space="preserve"> </w:t>
      </w:r>
      <w:r w:rsidRPr="008A6491">
        <w:t xml:space="preserve">заносятся в таблицу. Нужно повторить </w:t>
      </w:r>
      <w:r>
        <w:t>эксперимент несколько раз</w:t>
      </w:r>
      <w:r w:rsidRPr="008A6491">
        <w:t xml:space="preserve"> с новыми</w:t>
      </w:r>
      <w:r>
        <w:t xml:space="preserve"> </w:t>
      </w:r>
      <w:r w:rsidR="00CC66AE">
        <w:t>начальными ситуациями, ч</w:t>
      </w:r>
      <w:r w:rsidRPr="008A6491">
        <w:t>тобы оценить эффективность каждой эвристики</w:t>
      </w:r>
      <w:r w:rsidR="00CC66AE">
        <w:t>. П</w:t>
      </w:r>
      <w:r w:rsidRPr="008A6491">
        <w:t>осле</w:t>
      </w:r>
      <w:r>
        <w:t xml:space="preserve"> </w:t>
      </w:r>
      <w:r w:rsidRPr="008A6491">
        <w:t xml:space="preserve">сбора статистики предложенных эвристик требуется разработать свою собственную. Для этого </w:t>
      </w:r>
      <w:r w:rsidR="00CC66AE">
        <w:t>нужно</w:t>
      </w:r>
      <w:r w:rsidRPr="008A6491">
        <w:t xml:space="preserve"> </w:t>
      </w:r>
      <w:r w:rsidR="00CC66AE">
        <w:t>поменять</w:t>
      </w:r>
      <w:r w:rsidRPr="008A6491">
        <w:t xml:space="preserve"> содержимое файла</w:t>
      </w:r>
      <w:r w:rsidR="00CC66AE">
        <w:t xml:space="preserve"> </w:t>
      </w:r>
      <w:r w:rsidRPr="008A6491">
        <w:t>функций</w:t>
      </w:r>
      <w:r w:rsidR="00CC66AE">
        <w:t xml:space="preserve"> (</w:t>
      </w:r>
      <w:r w:rsidRPr="008A6491">
        <w:t>закладка FUN</w:t>
      </w:r>
      <w:r w:rsidR="00CC66AE">
        <w:t>), добавив туда необходимые функции</w:t>
      </w:r>
      <w:r w:rsidRPr="008A6491">
        <w:t>. Имя новой эвристики вбивается в соответствующее поле настроек в</w:t>
      </w:r>
      <w:r w:rsidR="00CC66AE">
        <w:t xml:space="preserve"> </w:t>
      </w:r>
      <w:r w:rsidRPr="008A6491">
        <w:t>интерфейсе</w:t>
      </w:r>
      <w:r w:rsidR="00CC66AE">
        <w:t>. П</w:t>
      </w:r>
      <w:r w:rsidRPr="008A6491">
        <w:t>осле получения статистики по эвристике</w:t>
      </w:r>
      <w:r w:rsidR="0015705F">
        <w:t xml:space="preserve"> и</w:t>
      </w:r>
      <w:r w:rsidR="009B51B2">
        <w:t xml:space="preserve"> внесения</w:t>
      </w:r>
      <w:r w:rsidR="00CC66AE">
        <w:t xml:space="preserve"> </w:t>
      </w:r>
      <w:r w:rsidR="00CC66AE" w:rsidRPr="008A6491">
        <w:t>результат</w:t>
      </w:r>
      <w:r w:rsidR="009B51B2">
        <w:t>ов</w:t>
      </w:r>
      <w:r w:rsidR="008015EF">
        <w:t xml:space="preserve"> в таблицу</w:t>
      </w:r>
      <w:r w:rsidR="009B51B2">
        <w:t>,</w:t>
      </w:r>
      <w:r w:rsidR="0015705F">
        <w:t xml:space="preserve"> </w:t>
      </w:r>
      <w:r w:rsidR="0015705F" w:rsidRPr="008A6491">
        <w:t xml:space="preserve">сделать вывод о </w:t>
      </w:r>
      <w:r w:rsidR="0015705F">
        <w:t xml:space="preserve">её </w:t>
      </w:r>
      <w:r w:rsidR="0015705F" w:rsidRPr="008A6491">
        <w:t>допустимости</w:t>
      </w:r>
      <w:r w:rsidR="008015EF">
        <w:t>.</w:t>
      </w:r>
    </w:p>
    <w:p w:rsidR="00F03A85" w:rsidRDefault="00F03A85" w:rsidP="00F03A85">
      <w:r>
        <w:t xml:space="preserve">Игровая ситуация создается с помощью отдельного приложения. Это программное обеспечение представляет собой инструментарий для исследования работы механизма точек принятия решений, реализованных в </w:t>
      </w:r>
      <w:r>
        <w:lastRenderedPageBreak/>
        <w:t>языке интеллектуального моделирования РДО. С помощью интерфейса программного обеспечения, пользователь может создать начальную ситуацию для “игры 5” (сокращенные “пятнашки”) и поменять законы алгоритма поиска решения. При этом модель создается автоматически. Цель и правила этой игры такие же, как и в “пятнашках”, т.е. расставить фишки в определенной последовательности, используя при перемещении только одну свободную ячейку. После моделирования имеется возможность визуально оценить полученный граф пространства состояний задачи, решение, если оно было найдено, и сделать выводы об эффективности заданных законов</w:t>
      </w:r>
      <w:r w:rsidR="00EF79DA" w:rsidRPr="00EF79DA">
        <w:t>[</w:t>
      </w:r>
      <w:r w:rsidR="00EF79DA">
        <w:rPr>
          <w:lang w:val="en-US"/>
        </w:rPr>
        <w:t>RAO</w:t>
      </w:r>
      <w:r w:rsidR="00EF79DA" w:rsidRPr="00EF79DA">
        <w:t>-</w:t>
      </w:r>
      <w:r w:rsidR="00EF79DA">
        <w:rPr>
          <w:lang w:val="en-US"/>
        </w:rPr>
        <w:t>game</w:t>
      </w:r>
      <w:r w:rsidR="00EF79DA" w:rsidRPr="00EF79DA">
        <w:t>5</w:t>
      </w:r>
      <w:r w:rsidR="00EF79DA">
        <w:t>,</w:t>
      </w:r>
      <w:r w:rsidR="00EF79DA" w:rsidRPr="00EF79DA">
        <w:t xml:space="preserve"> </w:t>
      </w:r>
      <w:r w:rsidR="00EF79DA">
        <w:t>Руководство пользователя</w:t>
      </w:r>
      <w:r w:rsidR="00EF79DA" w:rsidRPr="00EF79DA">
        <w:t>]</w:t>
      </w:r>
      <w:r>
        <w:t>.</w:t>
      </w:r>
    </w:p>
    <w:p w:rsidR="00EF79DA" w:rsidRDefault="00EF79DA" w:rsidP="00EF79DA">
      <w:r>
        <w:t xml:space="preserve">Вид главного окна приведен на </w:t>
      </w:r>
      <w:r w:rsidR="00C03F5E">
        <w:fldChar w:fldCharType="begin"/>
      </w:r>
      <w:r w:rsidR="00C03F5E">
        <w:instrText xml:space="preserve"> REF _Ref388922468 \h </w:instrText>
      </w:r>
      <w:r w:rsidR="00C03F5E">
        <w:fldChar w:fldCharType="separate"/>
      </w:r>
      <w:r w:rsidR="006254D6">
        <w:t xml:space="preserve">Рисунок </w:t>
      </w:r>
      <w:r w:rsidR="006254D6">
        <w:rPr>
          <w:noProof/>
        </w:rPr>
        <w:t>1</w:t>
      </w:r>
      <w:r w:rsidR="00C03F5E">
        <w:fldChar w:fldCharType="end"/>
      </w:r>
      <w:r>
        <w:t>.</w:t>
      </w:r>
    </w:p>
    <w:p w:rsidR="00EF79DA" w:rsidRDefault="00AB6B79" w:rsidP="00BF4EE2">
      <w:pPr>
        <w:keepNext/>
        <w:jc w:val="center"/>
      </w:pPr>
      <w:r>
        <w:rPr>
          <w:noProof/>
        </w:rPr>
        <w:drawing>
          <wp:inline distT="0" distB="0" distL="0" distR="0" wp14:anchorId="53D8308C" wp14:editId="27CB3A96">
            <wp:extent cx="4114800" cy="3187700"/>
            <wp:effectExtent l="0" t="0" r="0" b="0"/>
            <wp:docPr id="1" name="Рисунок 1" descr="RAO-game5 - Руководство пользователя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AO-game5 - Руководство пользователя_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29" t="43761" r="8669" b="112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491" w:rsidRDefault="00EF79DA" w:rsidP="00BF4EE2">
      <w:pPr>
        <w:pStyle w:val="a5"/>
      </w:pPr>
      <w:bookmarkStart w:id="5" w:name="_Ref388922468"/>
      <w:r>
        <w:t xml:space="preserve">Рисунок </w:t>
      </w:r>
      <w:fldSimple w:instr=" SEQ Рисунок \* ARABIC ">
        <w:r w:rsidR="006254D6">
          <w:rPr>
            <w:noProof/>
          </w:rPr>
          <w:t>1</w:t>
        </w:r>
      </w:fldSimple>
      <w:bookmarkEnd w:id="5"/>
    </w:p>
    <w:p w:rsidR="00EF79DA" w:rsidRDefault="00BF4EE2" w:rsidP="00BF4EE2">
      <w:r>
        <w:t xml:space="preserve">Для создания новой игровой ситуации можно воспользоваться пунктом меню </w:t>
      </w:r>
      <w:r w:rsidRPr="00BF4EE2">
        <w:rPr>
          <w:b/>
        </w:rPr>
        <w:t>Игра 5/Разложить фишки</w:t>
      </w:r>
      <w:r>
        <w:t>, после чего появится окно настроек, в котором можно задать расположение фишек вручную или получить случайную и правильную расстановки, используя соответствующие кнопки.</w:t>
      </w:r>
    </w:p>
    <w:p w:rsidR="00BF4EE2" w:rsidRDefault="00BF4EE2" w:rsidP="00BF4EE2">
      <w:r>
        <w:t>После вызова дополнительного диалогового окна у пользователя появляется возможность изменить содержимое файла точек принятия решений, то есть изменить законы алгоритма поиска решения на графе пространства состояний.</w:t>
      </w:r>
    </w:p>
    <w:p w:rsidR="00BF4EE2" w:rsidRDefault="00BF4EE2" w:rsidP="00BF4EE2">
      <w:r>
        <w:t xml:space="preserve">На </w:t>
      </w:r>
      <w:r w:rsidR="00C03F5E">
        <w:fldChar w:fldCharType="begin"/>
      </w:r>
      <w:r w:rsidR="00C03F5E">
        <w:instrText xml:space="preserve"> REF _Ref388922513 \h </w:instrText>
      </w:r>
      <w:r w:rsidR="00C03F5E">
        <w:fldChar w:fldCharType="separate"/>
      </w:r>
      <w:r w:rsidR="006254D6">
        <w:t xml:space="preserve">Рисунок </w:t>
      </w:r>
      <w:r w:rsidR="006254D6">
        <w:rPr>
          <w:noProof/>
        </w:rPr>
        <w:t>2</w:t>
      </w:r>
      <w:r w:rsidR="00C03F5E">
        <w:fldChar w:fldCharType="end"/>
      </w:r>
      <w:r>
        <w:t xml:space="preserve"> представлено развернутое окно настроек.</w:t>
      </w:r>
    </w:p>
    <w:p w:rsidR="007D635A" w:rsidRDefault="00AB6B79" w:rsidP="007D635A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D1B9209" wp14:editId="15BE27AF">
            <wp:extent cx="4457700" cy="2844800"/>
            <wp:effectExtent l="0" t="0" r="0" b="0"/>
            <wp:docPr id="2" name="Рисунок 2" descr="RAO-game5 - Руководство пользователя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AO-game5 - Руководство пользователя_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82" t="9671" r="15964" b="593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EE2" w:rsidRDefault="007D635A" w:rsidP="007D635A">
      <w:pPr>
        <w:pStyle w:val="a5"/>
      </w:pPr>
      <w:bookmarkStart w:id="6" w:name="_Ref388922513"/>
      <w:r>
        <w:t xml:space="preserve">Рисунок </w:t>
      </w:r>
      <w:fldSimple w:instr=" SEQ Рисунок \* ARABIC ">
        <w:r w:rsidR="006254D6">
          <w:rPr>
            <w:noProof/>
          </w:rPr>
          <w:t>2</w:t>
        </w:r>
      </w:fldSimple>
      <w:bookmarkEnd w:id="6"/>
    </w:p>
    <w:p w:rsidR="007D635A" w:rsidRDefault="007D635A" w:rsidP="00D45F05">
      <w:r>
        <w:t xml:space="preserve">После </w:t>
      </w:r>
      <w:r w:rsidR="00D45F05">
        <w:t xml:space="preserve">формирования начальной ситуации необходимо нажать кнопку </w:t>
      </w:r>
      <w:r w:rsidR="00D45F05" w:rsidRPr="00D45F05">
        <w:rPr>
          <w:b/>
        </w:rPr>
        <w:t>Ок</w:t>
      </w:r>
      <w:r w:rsidR="00D45F05">
        <w:t>, модель автоматически сгенерируется и запустится в системе моделирования RAO-studio.exe (РДО-имитатор). Сам имитатор должен располагаться в одной директории с RAO-game5.exe. Если это не так, то перед запуском модели необходимо указать место его расположения. В процессе моделирования, РДО-имитатор подготавливает файл трассировки, в который записывается ход расчета</w:t>
      </w:r>
      <w:r w:rsidR="00D45F05" w:rsidRPr="00EF79DA">
        <w:t>[</w:t>
      </w:r>
      <w:r w:rsidR="00D45F05">
        <w:rPr>
          <w:lang w:val="en-US"/>
        </w:rPr>
        <w:t>RAO</w:t>
      </w:r>
      <w:r w:rsidR="00D45F05" w:rsidRPr="00EF79DA">
        <w:t>-</w:t>
      </w:r>
      <w:r w:rsidR="00D45F05">
        <w:rPr>
          <w:lang w:val="en-US"/>
        </w:rPr>
        <w:t>game</w:t>
      </w:r>
      <w:r w:rsidR="00D45F05" w:rsidRPr="00EF79DA">
        <w:t>5</w:t>
      </w:r>
      <w:r w:rsidR="00D45F05">
        <w:t>,</w:t>
      </w:r>
      <w:r w:rsidR="00D45F05" w:rsidRPr="00EF79DA">
        <w:t xml:space="preserve"> </w:t>
      </w:r>
      <w:r w:rsidR="00D45F05">
        <w:t>Руководство пользователя</w:t>
      </w:r>
      <w:r w:rsidR="00D45F05" w:rsidRPr="00EF79DA">
        <w:t>]</w:t>
      </w:r>
    </w:p>
    <w:p w:rsidR="00D45F05" w:rsidRDefault="00D45F05" w:rsidP="00D45F05">
      <w:r>
        <w:t xml:space="preserve">После удачной обработки трассировки можно построить и визуально оценить граф рассчитанного пространства  состояний  задачи и путь решения, если таковой был найден. Чтобы вывести граф на экран необходимо воспользоваться пунктом меню </w:t>
      </w:r>
      <w:r w:rsidRPr="00D45F05">
        <w:rPr>
          <w:b/>
        </w:rPr>
        <w:t>Игра 5/Показать граф</w:t>
      </w:r>
      <w:r>
        <w:t>, после чего откроется окно (</w:t>
      </w:r>
      <w:r w:rsidR="00C03F5E">
        <w:fldChar w:fldCharType="begin"/>
      </w:r>
      <w:r w:rsidR="00C03F5E">
        <w:instrText xml:space="preserve"> REF _Ref388922547 \h </w:instrText>
      </w:r>
      <w:r w:rsidR="00C03F5E">
        <w:fldChar w:fldCharType="separate"/>
      </w:r>
      <w:r w:rsidR="006254D6">
        <w:t xml:space="preserve">Рисунок </w:t>
      </w:r>
      <w:r w:rsidR="006254D6">
        <w:rPr>
          <w:noProof/>
        </w:rPr>
        <w:t>3</w:t>
      </w:r>
      <w:r w:rsidR="00C03F5E">
        <w:fldChar w:fldCharType="end"/>
      </w:r>
      <w:r>
        <w:t>) с самим графом</w:t>
      </w:r>
      <w:r w:rsidR="009B51B2">
        <w:t xml:space="preserve"> </w:t>
      </w:r>
      <w:r>
        <w:t>и результатами моделирования, необходимыми для отчета.</w:t>
      </w:r>
    </w:p>
    <w:p w:rsidR="00D45F05" w:rsidRPr="00B357FD" w:rsidRDefault="00731AAC" w:rsidP="00D45F05">
      <w:r>
        <w:t xml:space="preserve">Приложение </w:t>
      </w:r>
      <w:r w:rsidRPr="00731AAC">
        <w:rPr>
          <w:b/>
        </w:rPr>
        <w:t>Игра5</w:t>
      </w:r>
      <w:r>
        <w:t xml:space="preserve"> написано в среде разработки </w:t>
      </w:r>
      <w:r>
        <w:rPr>
          <w:lang w:val="en-US"/>
        </w:rPr>
        <w:t>Delphi</w:t>
      </w:r>
      <w:r w:rsidRPr="00731AAC">
        <w:t xml:space="preserve">2 </w:t>
      </w:r>
      <w:r>
        <w:t>в 2007 году</w:t>
      </w:r>
      <w:r w:rsidR="009B51B2">
        <w:t>.</w:t>
      </w:r>
      <w:r>
        <w:t xml:space="preserve"> </w:t>
      </w:r>
      <w:r w:rsidR="009B51B2">
        <w:t>С</w:t>
      </w:r>
      <w:r>
        <w:t xml:space="preserve"> тех пор сама среда обновилась 15 раз</w:t>
      </w:r>
      <w:r w:rsidR="009911CA">
        <w:rPr>
          <w:rStyle w:val="a7"/>
        </w:rPr>
        <w:footnoteReference w:id="1"/>
      </w:r>
      <w:r w:rsidR="00B357FD">
        <w:t>. Кроме того</w:t>
      </w:r>
      <w:r w:rsidR="009911CA">
        <w:t xml:space="preserve"> на сегодняшний день доля </w:t>
      </w:r>
      <w:r w:rsidR="009911CA">
        <w:rPr>
          <w:lang w:val="en-US"/>
        </w:rPr>
        <w:t>Delphi</w:t>
      </w:r>
      <w:r w:rsidR="009911CA" w:rsidRPr="009911CA">
        <w:t>/</w:t>
      </w:r>
      <w:r w:rsidR="00B357FD">
        <w:rPr>
          <w:lang w:val="en-US"/>
        </w:rPr>
        <w:t>Object</w:t>
      </w:r>
      <w:r w:rsidR="00B357FD" w:rsidRPr="00B357FD">
        <w:t xml:space="preserve"> </w:t>
      </w:r>
      <w:r w:rsidR="009911CA">
        <w:rPr>
          <w:lang w:val="en-US"/>
        </w:rPr>
        <w:t>Pascal</w:t>
      </w:r>
      <w:r w:rsidR="009911CA">
        <w:t xml:space="preserve"> среди разработчиков </w:t>
      </w:r>
      <w:r w:rsidR="00B357FD">
        <w:t>всего 0.691</w:t>
      </w:r>
      <w:r>
        <w:t>%</w:t>
      </w:r>
      <w:r w:rsidR="009911CA" w:rsidRPr="009911CA">
        <w:t>[</w:t>
      </w:r>
      <w:r w:rsidR="00B357FD">
        <w:fldChar w:fldCharType="begin"/>
      </w:r>
      <w:r w:rsidR="00B357FD">
        <w:instrText xml:space="preserve"> REF _Ref374987906 \r \h </w:instrText>
      </w:r>
      <w:r w:rsidR="00B357FD">
        <w:fldChar w:fldCharType="separate"/>
      </w:r>
      <w:r w:rsidR="006254D6">
        <w:t>2</w:t>
      </w:r>
      <w:r w:rsidR="00B357FD">
        <w:fldChar w:fldCharType="end"/>
      </w:r>
      <w:r w:rsidR="009911CA" w:rsidRPr="009911CA">
        <w:t>]</w:t>
      </w:r>
      <w:r w:rsidR="00B357FD">
        <w:t>.</w:t>
      </w:r>
      <w:r w:rsidR="00890ED6" w:rsidRPr="00890ED6">
        <w:t xml:space="preserve"> </w:t>
      </w:r>
      <w:r w:rsidR="00890ED6">
        <w:t>В</w:t>
      </w:r>
      <w:r w:rsidR="00B357FD">
        <w:t xml:space="preserve"> том время как сама </w:t>
      </w:r>
      <w:r w:rsidR="00890ED6">
        <w:t>система РДО активно развивается</w:t>
      </w:r>
      <w:r w:rsidR="00890ED6" w:rsidRPr="00890ED6">
        <w:t xml:space="preserve"> </w:t>
      </w:r>
      <w:r w:rsidR="00890ED6">
        <w:t>–</w:t>
      </w:r>
      <w:r w:rsidR="00B357FD">
        <w:t xml:space="preserve"> с момента написания </w:t>
      </w:r>
      <w:r w:rsidR="00B357FD" w:rsidRPr="00B357FD">
        <w:rPr>
          <w:b/>
        </w:rPr>
        <w:t>Игры5</w:t>
      </w:r>
      <w:r w:rsidR="00B357FD">
        <w:t xml:space="preserve"> было совершено более 11000 изменений</w:t>
      </w:r>
      <w:r w:rsidR="00B357FD">
        <w:rPr>
          <w:rStyle w:val="a7"/>
        </w:rPr>
        <w:footnoteReference w:id="2"/>
      </w:r>
      <w:r w:rsidR="00A65B5A">
        <w:t>, само приложение не изменялось, соответственно, не поддерживалась</w:t>
      </w:r>
      <w:r w:rsidR="00890ED6">
        <w:t xml:space="preserve"> работа с вновь выходящими версиями, так что теперь его сопровождение невозможно и нецелесообразно.</w:t>
      </w:r>
    </w:p>
    <w:p w:rsidR="00D45F05" w:rsidRDefault="00AB6B79" w:rsidP="00D45F0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022DF7C" wp14:editId="14E45EA2">
            <wp:extent cx="4584700" cy="3556000"/>
            <wp:effectExtent l="0" t="0" r="6350" b="6350"/>
            <wp:docPr id="3" name="Рисунок 3" descr="RAO-game5 - Руководство пользователя_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AO-game5 - Руководство пользователя_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22" t="17151" r="19736" b="49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5F05" w:rsidRDefault="00D45F05" w:rsidP="00D45F05">
      <w:pPr>
        <w:pStyle w:val="a5"/>
      </w:pPr>
      <w:bookmarkStart w:id="7" w:name="_Ref388922547"/>
      <w:r>
        <w:t xml:space="preserve">Рисунок </w:t>
      </w:r>
      <w:fldSimple w:instr=" SEQ Рисунок \* ARABIC ">
        <w:r w:rsidR="006254D6">
          <w:rPr>
            <w:noProof/>
          </w:rPr>
          <w:t>3</w:t>
        </w:r>
      </w:fldSimple>
      <w:bookmarkEnd w:id="7"/>
    </w:p>
    <w:p w:rsidR="00D45F05" w:rsidRDefault="00890ED6" w:rsidP="00D45F05">
      <w:r>
        <w:t xml:space="preserve">Поэтому было принято решение разработать с нуля подобного приложения, но с применением новых и поддерживаемых технологий. Поддержание актуальности становится доступным лишь при тесной интеграции «пятнашек» и РДО. Это является не только логичным требованием, но и большим плюсом, ведь лабораторная работа использует РДО и изменение в сторону того, что она целиком будет выполняться в этой системе, является положительным. Однако нагружать новым функционалом систему РДО на постоянной основе – не рационально, поэтому воспользуемся технологией </w:t>
      </w:r>
      <w:r w:rsidR="002E1CAA" w:rsidRPr="002E1CAA">
        <w:rPr>
          <w:b/>
        </w:rPr>
        <w:t>Плагинов</w:t>
      </w:r>
      <w:r w:rsidR="002E1CAA">
        <w:t>.</w:t>
      </w:r>
    </w:p>
    <w:p w:rsidR="009B51B2" w:rsidRPr="009B51B2" w:rsidRDefault="002E1CAA" w:rsidP="005372C4">
      <w:r w:rsidRPr="002E1CAA">
        <w:t>Плаг</w:t>
      </w:r>
      <w:r>
        <w:t>ин</w:t>
      </w:r>
      <w:r w:rsidRPr="002E1CAA">
        <w:t xml:space="preserve"> (англ. plugin, от plug in «подключать»), — независимо компилируемый программный модуль, динамически подключаемый к основной программе и предназначенный для расширения и/или использования её возможностей.</w:t>
      </w:r>
    </w:p>
    <w:p w:rsidR="005F11FF" w:rsidRDefault="009B51B2" w:rsidP="005372C4">
      <w:r>
        <w:t>В прошлом семестре в рамках курсового проекта мною уже была разработана</w:t>
      </w:r>
      <w:r w:rsidR="002E1CAA">
        <w:t xml:space="preserve"> подсистему </w:t>
      </w:r>
      <w:r>
        <w:t xml:space="preserve">загрузки </w:t>
      </w:r>
      <w:r w:rsidR="002E1CAA">
        <w:t xml:space="preserve">плагинов </w:t>
      </w:r>
      <w:r>
        <w:t xml:space="preserve">в среду разработки </w:t>
      </w:r>
      <w:r>
        <w:rPr>
          <w:lang w:val="en-US"/>
        </w:rPr>
        <w:t>RAO</w:t>
      </w:r>
      <w:r w:rsidRPr="009B51B2">
        <w:t>-</w:t>
      </w:r>
      <w:r>
        <w:rPr>
          <w:lang w:val="en-US"/>
        </w:rPr>
        <w:t>studio</w:t>
      </w:r>
      <w:r>
        <w:t xml:space="preserve">. В рамках этого курсового проекта </w:t>
      </w:r>
      <w:r w:rsidR="00D21882">
        <w:t>поставлена</w:t>
      </w:r>
      <w:r>
        <w:t xml:space="preserve"> задача разработки и внедрения в эксплуатацию</w:t>
      </w:r>
      <w:r w:rsidR="002E1CAA">
        <w:t xml:space="preserve"> </w:t>
      </w:r>
      <w:r>
        <w:t>подключаемого</w:t>
      </w:r>
      <w:r w:rsidR="00A65B5A">
        <w:t xml:space="preserve"> </w:t>
      </w:r>
      <w:r w:rsidR="00D21882">
        <w:t>расширения</w:t>
      </w:r>
      <w:r w:rsidR="002E1CAA">
        <w:t xml:space="preserve"> </w:t>
      </w:r>
      <w:r w:rsidR="00A65B5A">
        <w:t>«Пятнашки»</w:t>
      </w:r>
      <w:r w:rsidR="002E1CAA">
        <w:t>.</w:t>
      </w:r>
      <w:r>
        <w:t xml:space="preserve"> </w:t>
      </w:r>
    </w:p>
    <w:p w:rsidR="005372C4" w:rsidRDefault="009B51B2" w:rsidP="005372C4">
      <w:r>
        <w:t>Автоматическая генерация текста модели  и тесная интеграция приводит к тому, что любое из</w:t>
      </w:r>
      <w:r w:rsidR="0000254D">
        <w:t>менение в грамматике языка РДО</w:t>
      </w:r>
      <w:r>
        <w:t xml:space="preserve"> ведет к созданию модели, которую невозможно запустить, по причине ошибочного, с т</w:t>
      </w:r>
      <w:r w:rsidR="0000254D">
        <w:t xml:space="preserve">очки зрения нового синтаксиса, </w:t>
      </w:r>
      <w:r>
        <w:t>те</w:t>
      </w:r>
      <w:r w:rsidR="0000254D">
        <w:t>к</w:t>
      </w:r>
      <w:r>
        <w:t>ста модели. Поэтому отдельное внимание стоит уделить</w:t>
      </w:r>
      <w:r w:rsidR="005F11FF">
        <w:t xml:space="preserve"> автоматическому тестированию.</w:t>
      </w:r>
    </w:p>
    <w:p w:rsidR="005553B0" w:rsidRDefault="005553B0" w:rsidP="005553B0">
      <w:pPr>
        <w:pStyle w:val="2"/>
      </w:pPr>
      <w:bookmarkStart w:id="8" w:name="_Toc389425162"/>
      <w:r>
        <w:lastRenderedPageBreak/>
        <w:t>2.1. Постановка задачи</w:t>
      </w:r>
      <w:bookmarkEnd w:id="8"/>
    </w:p>
    <w:p w:rsidR="005553B0" w:rsidRDefault="005553B0" w:rsidP="005553B0">
      <w:r w:rsidRPr="007F5958">
        <w:t>Проектирование любой системы начинается с выявления проблемы, для которой она создается. Под проблемой понимается несовпадение характеристик состояния систем, существующей и желаемой.</w:t>
      </w:r>
    </w:p>
    <w:p w:rsidR="005553B0" w:rsidRDefault="005553B0" w:rsidP="005553B0">
      <w:r>
        <w:t>В результате предпроектного исследования была выявлена необходимость в разработке динамически подключаемого</w:t>
      </w:r>
      <w:r w:rsidRPr="002E1CAA">
        <w:t xml:space="preserve"> к </w:t>
      </w:r>
      <w:r>
        <w:rPr>
          <w:lang w:val="en-US"/>
        </w:rPr>
        <w:t>rdo</w:t>
      </w:r>
      <w:r w:rsidRPr="005553B0">
        <w:t>-</w:t>
      </w:r>
      <w:r>
        <w:rPr>
          <w:lang w:val="en-US"/>
        </w:rPr>
        <w:t>studio</w:t>
      </w:r>
      <w:r w:rsidRPr="005553B0">
        <w:t xml:space="preserve"> </w:t>
      </w:r>
      <w:r>
        <w:t>модуля, предназначенного</w:t>
      </w:r>
      <w:r w:rsidRPr="002E1CAA">
        <w:t xml:space="preserve"> для расширения</w:t>
      </w:r>
      <w:r>
        <w:t xml:space="preserve"> возможностей основной программы, необходимых для выполнения лабораторной работы, а именно:</w:t>
      </w:r>
    </w:p>
    <w:p w:rsidR="005553B0" w:rsidRDefault="005553B0" w:rsidP="005553B0">
      <w:pPr>
        <w:numPr>
          <w:ilvl w:val="0"/>
          <w:numId w:val="38"/>
        </w:numPr>
      </w:pPr>
      <w:r>
        <w:t>Задание положение игровых фишек</w:t>
      </w:r>
    </w:p>
    <w:p w:rsidR="005553B0" w:rsidRDefault="005553B0" w:rsidP="005553B0">
      <w:pPr>
        <w:numPr>
          <w:ilvl w:val="0"/>
          <w:numId w:val="38"/>
        </w:numPr>
      </w:pPr>
      <w:r>
        <w:t>Задать настройки стоимости применения правил</w:t>
      </w:r>
    </w:p>
    <w:p w:rsidR="005553B0" w:rsidRDefault="005553B0" w:rsidP="005553B0">
      <w:pPr>
        <w:numPr>
          <w:ilvl w:val="0"/>
          <w:numId w:val="38"/>
        </w:numPr>
      </w:pPr>
      <w:r>
        <w:t>Автоматическое заполнение вкладок модели и её запуск</w:t>
      </w:r>
    </w:p>
    <w:p w:rsidR="005553B0" w:rsidRDefault="005553B0" w:rsidP="005553B0">
      <w:pPr>
        <w:numPr>
          <w:ilvl w:val="0"/>
          <w:numId w:val="38"/>
        </w:numPr>
      </w:pPr>
      <w:r>
        <w:t>Автоматический анализ трассировки прогона</w:t>
      </w:r>
    </w:p>
    <w:p w:rsidR="005553B0" w:rsidRDefault="005553B0" w:rsidP="005553B0">
      <w:pPr>
        <w:numPr>
          <w:ilvl w:val="0"/>
          <w:numId w:val="38"/>
        </w:numPr>
      </w:pPr>
      <w:r>
        <w:t>Вывод информации, построение графа</w:t>
      </w:r>
    </w:p>
    <w:p w:rsidR="005553B0" w:rsidRDefault="00D21882" w:rsidP="005372C4">
      <w:r>
        <w:t>Автоматическое заполнение вкладок модели в условиях тесной интеграции с сист</w:t>
      </w:r>
      <w:r w:rsidR="000A4F79">
        <w:t>емой и командной разработки влечет за собой требование автоматического тестирования работы плагина.</w:t>
      </w:r>
    </w:p>
    <w:p w:rsidR="00D21882" w:rsidRDefault="000A4F79" w:rsidP="00D21882">
      <w:r>
        <w:t>Результаты разработки планируется использовать в качестве программного обеспечения лабораторной работки, что влечет за собой требование обновления документации:</w:t>
      </w:r>
    </w:p>
    <w:p w:rsidR="00D21882" w:rsidRDefault="000A4F79" w:rsidP="000A4F79">
      <w:pPr>
        <w:pStyle w:val="af0"/>
        <w:numPr>
          <w:ilvl w:val="0"/>
          <w:numId w:val="47"/>
        </w:numPr>
      </w:pPr>
      <w:r w:rsidRPr="000A4F79">
        <w:t>Постановка задачи на лабораторную работу</w:t>
      </w:r>
    </w:p>
    <w:p w:rsidR="000A4F79" w:rsidRPr="00D21882" w:rsidRDefault="000A4F79" w:rsidP="000A4F79">
      <w:pPr>
        <w:pStyle w:val="af0"/>
        <w:numPr>
          <w:ilvl w:val="0"/>
          <w:numId w:val="47"/>
        </w:numPr>
      </w:pPr>
      <w:r w:rsidRPr="000A4F79">
        <w:t>Руководство пользователя</w:t>
      </w:r>
      <w:r>
        <w:t xml:space="preserve"> для программного обеспечения</w:t>
      </w:r>
    </w:p>
    <w:p w:rsidR="00037C9B" w:rsidRDefault="005372C4" w:rsidP="00A65B5A">
      <w:pPr>
        <w:pStyle w:val="1"/>
      </w:pPr>
      <w:r>
        <w:br w:type="page"/>
      </w:r>
      <w:bookmarkStart w:id="9" w:name="_Toc389425163"/>
      <w:r w:rsidR="00A65B5A">
        <w:lastRenderedPageBreak/>
        <w:t>3.</w:t>
      </w:r>
      <w:r w:rsidR="00037C9B">
        <w:t xml:space="preserve"> Концептуальный этап проектирования</w:t>
      </w:r>
      <w:bookmarkEnd w:id="9"/>
    </w:p>
    <w:p w:rsidR="005372C4" w:rsidRDefault="00A65B5A" w:rsidP="00A65B5A">
      <w:pPr>
        <w:pStyle w:val="2"/>
      </w:pPr>
      <w:bookmarkStart w:id="10" w:name="_Toc389425164"/>
      <w:r>
        <w:t>3.1.</w:t>
      </w:r>
      <w:r w:rsidR="007F5958">
        <w:t xml:space="preserve"> </w:t>
      </w:r>
      <w:r w:rsidR="00037C9B" w:rsidRPr="00037C9B">
        <w:t>Выбор общесистемной методологии проектирования</w:t>
      </w:r>
      <w:bookmarkEnd w:id="10"/>
    </w:p>
    <w:p w:rsidR="007F5958" w:rsidRPr="007F5958" w:rsidRDefault="000A4F79" w:rsidP="007F5958">
      <w:r>
        <w:t>Задача, поставленная</w:t>
      </w:r>
      <w:r w:rsidR="007F5958" w:rsidRPr="007F5958">
        <w:t xml:space="preserve"> </w:t>
      </w:r>
      <w:r>
        <w:t xml:space="preserve">на этапе предпроектного обеспечения, </w:t>
      </w:r>
      <w:r w:rsidR="007F5958" w:rsidRPr="007F5958">
        <w:t>может быть решена на основе следующих концепций:</w:t>
      </w:r>
    </w:p>
    <w:p w:rsidR="007F5958" w:rsidRPr="007F5958" w:rsidRDefault="007F5958" w:rsidP="007F5958">
      <w:pPr>
        <w:numPr>
          <w:ilvl w:val="0"/>
          <w:numId w:val="10"/>
        </w:numPr>
      </w:pPr>
      <w:r w:rsidRPr="007F5958">
        <w:t>Модульность</w:t>
      </w:r>
    </w:p>
    <w:p w:rsidR="007F5958" w:rsidRPr="007F5958" w:rsidRDefault="007F5958" w:rsidP="007F5958">
      <w:pPr>
        <w:numPr>
          <w:ilvl w:val="0"/>
          <w:numId w:val="10"/>
        </w:numPr>
      </w:pPr>
      <w:r w:rsidRPr="007F5958">
        <w:t>Объектная ориентированность</w:t>
      </w:r>
    </w:p>
    <w:p w:rsidR="007F5958" w:rsidRPr="007F5958" w:rsidRDefault="007F5958" w:rsidP="007F5958">
      <w:r w:rsidRPr="007F5958">
        <w:t>Модульность — это свойство системы, связанное с возможностью ее декомпозиции на ряд внутренне связанных между собой модулей. Применительно к конструированию технических систем модульность — принцип, согласно которому функционально связанные части группируются в законченные узлы — модул</w:t>
      </w:r>
      <w:r w:rsidR="0000254D">
        <w:t>и. В свою очередь модульность в</w:t>
      </w:r>
      <w:r w:rsidRPr="007F5958">
        <w:t xml:space="preserve"> программировании — принцип, согласно которому программное средство</w:t>
      </w:r>
      <w:r w:rsidR="0094165C">
        <w:t> </w:t>
      </w:r>
      <w:r w:rsidRPr="007F5958">
        <w:t>(ПС) разделяется на отдельные именованные сущности, называемые модулями. Модульность часто является средством упрощения задачи проектирования ПС и распределения процесса разработки ПС между группами разработчиков. При разбиении ПС на модули для каждого модуля указывается реализуемая им функциональность, а также связи с другими модулями.</w:t>
      </w:r>
    </w:p>
    <w:p w:rsidR="007F5958" w:rsidRPr="007F5958" w:rsidRDefault="007F5958" w:rsidP="007F5958">
      <w:r w:rsidRPr="007F5958">
        <w:t>Объектно-ориентированное программирование</w:t>
      </w:r>
      <w:r w:rsidR="0094165C">
        <w:t> </w:t>
      </w:r>
      <w:r w:rsidRPr="007F5958">
        <w:t>(ООП) — парадигма программирования, в которой основными концепциями являются понятия объектов и классов. Объект — это сущность, которой можно посылать сообщения, и которая может на них реагировать, используя свои данные. Объект — это экземпляр класса. Данные объекта скрыты от остальной программы. Сокрытие данных называется инкапсуляцией.</w:t>
      </w:r>
    </w:p>
    <w:p w:rsidR="007F5958" w:rsidRPr="007F5958" w:rsidRDefault="007F5958" w:rsidP="007F5958">
      <w:r w:rsidRPr="007F5958">
        <w:t>Наличие инкапсуляции достаточно для объектност</w:t>
      </w:r>
      <w:r w:rsidR="0094165C">
        <w:t>и</w:t>
      </w:r>
      <w:r w:rsidRPr="007F5958">
        <w:t xml:space="preserve"> языка программирования, но ещё не означает его объектной ориентированности — для этого требуется наличие наследования.</w:t>
      </w:r>
    </w:p>
    <w:p w:rsidR="007F5958" w:rsidRPr="007F5958" w:rsidRDefault="007F5958" w:rsidP="007F5958">
      <w:r w:rsidRPr="007F5958">
        <w:t>Но даже наличие инкапсуляции и наследования не делает язык программирования в полной мере объектным с точки зрения ООП. Основные преимущества ООП проявляются только в том случае, когда в языке программирования реализован полиморфизм; то есть возможность объектов с одинаковой спецификацией иметь различную реализацию.</w:t>
      </w:r>
    </w:p>
    <w:p w:rsidR="00EC24CD" w:rsidRDefault="00A65B5A" w:rsidP="007F5958">
      <w:r>
        <w:t>Выбранная</w:t>
      </w:r>
      <w:r w:rsidR="0000254D">
        <w:t xml:space="preserve"> модель проектирования, позволила</w:t>
      </w:r>
      <w:r>
        <w:t xml:space="preserve"> производить разработку поэтапно и разделить разработку плагина и </w:t>
      </w:r>
      <w:r w:rsidR="00EC24CD">
        <w:t xml:space="preserve">подсистемы, </w:t>
      </w:r>
      <w:r>
        <w:t>необходимой для его (и других плагинов) загрузки.</w:t>
      </w:r>
    </w:p>
    <w:p w:rsidR="005D0E43" w:rsidRDefault="007759A3" w:rsidP="005D0E43">
      <w:r>
        <w:t xml:space="preserve">Как итог, необходимо разработать модуль </w:t>
      </w:r>
      <w:r w:rsidR="0094165C">
        <w:t>реализующий интерфейс</w:t>
      </w:r>
      <w:r>
        <w:t xml:space="preserve">, необходимый для загрузки и который </w:t>
      </w:r>
      <w:r w:rsidR="0000254D">
        <w:t>является</w:t>
      </w:r>
      <w:r>
        <w:t xml:space="preserve"> связующим звеном </w:t>
      </w:r>
      <w:r>
        <w:lastRenderedPageBreak/>
        <w:t>загружаемого расширения и системы в целом.</w:t>
      </w:r>
      <w:r w:rsidR="0094165C">
        <w:t xml:space="preserve"> Интерфейс был </w:t>
      </w:r>
      <w:r w:rsidR="0000254D">
        <w:t>разработан вместе с подсистемой</w:t>
      </w:r>
      <w:r w:rsidR="0094165C">
        <w:t xml:space="preserve"> загрузки плагинов.</w:t>
      </w:r>
    </w:p>
    <w:p w:rsidR="00EC1A8D" w:rsidRDefault="00EC1A8D" w:rsidP="00EC1A8D">
      <w:r w:rsidRPr="00EC24CD">
        <w:t>Интерфейс определяет границу взаимодействия между классами или компонентами, специфицируя определенную абстракцию, которую осуществляет реализующая сторона. В отличие от концепции интерфейсов во многих других областях, интерфейс в ООП является строго формализованным элементом объектно-ориентированного языка и в качестве семантической конструкции</w:t>
      </w:r>
      <w:r>
        <w:t xml:space="preserve"> </w:t>
      </w:r>
      <w:r w:rsidRPr="00EC24CD">
        <w:t>широко используется кодом программы</w:t>
      </w:r>
      <w:r>
        <w:t>.</w:t>
      </w:r>
    </w:p>
    <w:p w:rsidR="0094165C" w:rsidRDefault="0094165C" w:rsidP="0094165C">
      <w:pPr>
        <w:pStyle w:val="2"/>
      </w:pPr>
      <w:bookmarkStart w:id="11" w:name="_Toc389425165"/>
      <w:r>
        <w:t>3.</w:t>
      </w:r>
      <w:r w:rsidR="00C03F5E">
        <w:t>2</w:t>
      </w:r>
      <w:r>
        <w:t>.</w:t>
      </w:r>
      <w:r w:rsidRPr="00DE61CA">
        <w:t xml:space="preserve"> Диаграмма компонентов</w:t>
      </w:r>
      <w:bookmarkEnd w:id="11"/>
    </w:p>
    <w:p w:rsidR="0094165C" w:rsidRPr="00DE61CA" w:rsidRDefault="0094165C" w:rsidP="0094165C">
      <w:r>
        <w:t xml:space="preserve">На </w:t>
      </w:r>
      <w:r w:rsidR="00C03F5E">
        <w:fldChar w:fldCharType="begin"/>
      </w:r>
      <w:r w:rsidR="00C03F5E">
        <w:instrText xml:space="preserve"> REF _Ref388922569 \h </w:instrText>
      </w:r>
      <w:r w:rsidR="00C03F5E">
        <w:fldChar w:fldCharType="separate"/>
      </w:r>
      <w:r w:rsidR="006254D6">
        <w:t xml:space="preserve">Рисунок </w:t>
      </w:r>
      <w:r w:rsidR="006254D6">
        <w:rPr>
          <w:noProof/>
        </w:rPr>
        <w:t>4</w:t>
      </w:r>
      <w:r w:rsidR="00C03F5E">
        <w:fldChar w:fldCharType="end"/>
      </w:r>
      <w:r>
        <w:t xml:space="preserve"> представлена «</w:t>
      </w:r>
      <w:r>
        <w:rPr>
          <w:lang w:val="en-US"/>
        </w:rPr>
        <w:t>as</w:t>
      </w:r>
      <w:r w:rsidRPr="00DE61CA">
        <w:t xml:space="preserve"> </w:t>
      </w:r>
      <w:r>
        <w:rPr>
          <w:lang w:val="en-US"/>
        </w:rPr>
        <w:t>is</w:t>
      </w:r>
      <w:r>
        <w:t xml:space="preserve">» диаграмма компонентов подсистемы, отвечающей за формирование исполняемого файла </w:t>
      </w:r>
      <w:r>
        <w:rPr>
          <w:lang w:val="en-US"/>
        </w:rPr>
        <w:t>RAO</w:t>
      </w:r>
      <w:r w:rsidRPr="00DE61CA">
        <w:t>-</w:t>
      </w:r>
      <w:r>
        <w:rPr>
          <w:lang w:val="en-US"/>
        </w:rPr>
        <w:t>studio</w:t>
      </w:r>
      <w:r w:rsidRPr="00DE61CA">
        <w:t>.</w:t>
      </w:r>
    </w:p>
    <w:p w:rsidR="0094165C" w:rsidRDefault="00C03F5E" w:rsidP="0094165C">
      <w:pPr>
        <w:pStyle w:val="a5"/>
        <w:keepNext/>
      </w:pPr>
      <w:r>
        <w:object w:dxaOrig="14581" w:dyaOrig="841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3.55pt;height:232.75pt" o:ole="">
            <v:imagedata r:id="rId12" o:title=""/>
          </v:shape>
          <o:OLEObject Type="Embed" ProgID="Visio.Drawing.15" ShapeID="_x0000_i1025" DrawAspect="Content" ObjectID="_1463168513" r:id="rId13"/>
        </w:object>
      </w:r>
    </w:p>
    <w:p w:rsidR="0094165C" w:rsidRPr="00E63AA0" w:rsidRDefault="0094165C" w:rsidP="0094165C">
      <w:pPr>
        <w:pStyle w:val="a5"/>
      </w:pPr>
      <w:bookmarkStart w:id="12" w:name="_Ref388922569"/>
      <w:r>
        <w:t xml:space="preserve">Рисунок </w:t>
      </w:r>
      <w:fldSimple w:instr=" SEQ Рисунок \* ARABIC ">
        <w:r w:rsidR="006254D6">
          <w:rPr>
            <w:noProof/>
          </w:rPr>
          <w:t>4</w:t>
        </w:r>
      </w:fldSimple>
      <w:bookmarkEnd w:id="12"/>
    </w:p>
    <w:p w:rsidR="0094165C" w:rsidRPr="00E63AA0" w:rsidRDefault="0094165C" w:rsidP="0094165C">
      <w:r>
        <w:t>Базовый функционал этих пакетов:</w:t>
      </w:r>
    </w:p>
    <w:p w:rsidR="0094165C" w:rsidRPr="005C2D27" w:rsidRDefault="0094165C" w:rsidP="0094165C">
      <w:r w:rsidRPr="005C2D27">
        <w:rPr>
          <w:b/>
          <w:lang w:val="en-US"/>
        </w:rPr>
        <w:t>rdo</w:t>
      </w:r>
      <w:r w:rsidRPr="005C2D27">
        <w:rPr>
          <w:b/>
        </w:rPr>
        <w:t>_</w:t>
      </w:r>
      <w:r w:rsidRPr="005C2D27">
        <w:rPr>
          <w:b/>
          <w:lang w:val="en-US"/>
        </w:rPr>
        <w:t>studio</w:t>
      </w:r>
      <w:r w:rsidRPr="005C2D27">
        <w:t xml:space="preserve"> – </w:t>
      </w:r>
      <w:r>
        <w:t>подсистема верхнего уровня</w:t>
      </w:r>
    </w:p>
    <w:p w:rsidR="0094165C" w:rsidRPr="005C2D27" w:rsidRDefault="0094165C" w:rsidP="0094165C">
      <w:r w:rsidRPr="005C2D27">
        <w:rPr>
          <w:b/>
          <w:lang w:val="en-US"/>
        </w:rPr>
        <w:t>rdo</w:t>
      </w:r>
      <w:r w:rsidRPr="005C2D27">
        <w:rPr>
          <w:b/>
        </w:rPr>
        <w:t>_</w:t>
      </w:r>
      <w:r w:rsidR="008015EF" w:rsidRPr="005C2D27">
        <w:rPr>
          <w:b/>
          <w:lang w:val="en-US"/>
        </w:rPr>
        <w:t>application</w:t>
      </w:r>
      <w:r w:rsidRPr="005C2D27">
        <w:t xml:space="preserve"> </w:t>
      </w:r>
      <w:r>
        <w:t>–</w:t>
      </w:r>
      <w:r w:rsidRPr="005C2D27">
        <w:t xml:space="preserve"> </w:t>
      </w:r>
      <w:r>
        <w:t xml:space="preserve">подсистема, реализующая графическую часть </w:t>
      </w:r>
      <w:r>
        <w:rPr>
          <w:lang w:val="en-US"/>
        </w:rPr>
        <w:t>RAO</w:t>
      </w:r>
      <w:r w:rsidRPr="005C2D27">
        <w:t>-</w:t>
      </w:r>
      <w:r>
        <w:rPr>
          <w:lang w:val="en-US"/>
        </w:rPr>
        <w:t>studio</w:t>
      </w:r>
    </w:p>
    <w:p w:rsidR="0094165C" w:rsidRDefault="0094165C" w:rsidP="0094165C">
      <w:r w:rsidRPr="001A57A1">
        <w:rPr>
          <w:b/>
          <w:lang w:val="en-US"/>
        </w:rPr>
        <w:t>rdo</w:t>
      </w:r>
      <w:r w:rsidRPr="001A57A1">
        <w:rPr>
          <w:b/>
        </w:rPr>
        <w:t>_</w:t>
      </w:r>
      <w:r w:rsidRPr="001A57A1">
        <w:rPr>
          <w:b/>
          <w:lang w:val="en-US"/>
        </w:rPr>
        <w:t>version</w:t>
      </w:r>
      <w:r w:rsidRPr="001A57A1">
        <w:t xml:space="preserve"> </w:t>
      </w:r>
      <w:r>
        <w:t>– подсистема, реализующая автоматический подсчет текущей версии из системы</w:t>
      </w:r>
      <w:r w:rsidRPr="00A65B5A">
        <w:t xml:space="preserve"> контроля версий</w:t>
      </w:r>
      <w:r>
        <w:t>.</w:t>
      </w:r>
    </w:p>
    <w:p w:rsidR="0094165C" w:rsidRDefault="0094165C" w:rsidP="0094165C">
      <w:r w:rsidRPr="001A57A1">
        <w:rPr>
          <w:b/>
          <w:lang w:val="en-US"/>
        </w:rPr>
        <w:t>rdo</w:t>
      </w:r>
      <w:r w:rsidRPr="001A57A1">
        <w:rPr>
          <w:b/>
        </w:rPr>
        <w:t>_</w:t>
      </w:r>
      <w:r w:rsidRPr="001A57A1">
        <w:rPr>
          <w:b/>
          <w:lang w:val="en-US"/>
        </w:rPr>
        <w:t>editor</w:t>
      </w:r>
      <w:r w:rsidRPr="001A57A1">
        <w:t xml:space="preserve"> – </w:t>
      </w:r>
      <w:r>
        <w:t>подсистема, реализующая функционал редактора.</w:t>
      </w:r>
    </w:p>
    <w:p w:rsidR="0094165C" w:rsidRDefault="0094165C" w:rsidP="0094165C">
      <w:r w:rsidRPr="001A57A1">
        <w:rPr>
          <w:b/>
          <w:lang w:val="en-US"/>
        </w:rPr>
        <w:t>rdo</w:t>
      </w:r>
      <w:r w:rsidRPr="001A57A1">
        <w:rPr>
          <w:b/>
        </w:rPr>
        <w:t>_</w:t>
      </w:r>
      <w:r w:rsidRPr="001A57A1">
        <w:rPr>
          <w:b/>
          <w:lang w:val="en-US"/>
        </w:rPr>
        <w:t>frame</w:t>
      </w:r>
      <w:r w:rsidRPr="001A57A1">
        <w:t xml:space="preserve"> – </w:t>
      </w:r>
      <w:r>
        <w:t>подсистема, реализующая функционал настройки отображения анимации.</w:t>
      </w:r>
    </w:p>
    <w:p w:rsidR="0094165C" w:rsidRDefault="0094165C" w:rsidP="0094165C">
      <w:r w:rsidRPr="001A57A1">
        <w:rPr>
          <w:b/>
          <w:lang w:val="en-US"/>
        </w:rPr>
        <w:t>rdo</w:t>
      </w:r>
      <w:r w:rsidRPr="001A57A1">
        <w:rPr>
          <w:b/>
        </w:rPr>
        <w:t>_</w:t>
      </w:r>
      <w:r w:rsidRPr="001A57A1">
        <w:rPr>
          <w:b/>
          <w:lang w:val="en-US"/>
        </w:rPr>
        <w:t>tracer</w:t>
      </w:r>
      <w:r w:rsidRPr="001A57A1">
        <w:t xml:space="preserve"> – </w:t>
      </w:r>
      <w:r>
        <w:t>подсистема, реализующая функционал сбора и отображения статистики (трассировка).</w:t>
      </w:r>
    </w:p>
    <w:p w:rsidR="0094165C" w:rsidRDefault="0094165C" w:rsidP="0094165C">
      <w:r w:rsidRPr="001A57A1">
        <w:rPr>
          <w:b/>
          <w:lang w:val="en-US"/>
        </w:rPr>
        <w:lastRenderedPageBreak/>
        <w:t>rdo</w:t>
      </w:r>
      <w:r w:rsidRPr="001A57A1">
        <w:rPr>
          <w:b/>
        </w:rPr>
        <w:t>_</w:t>
      </w:r>
      <w:r w:rsidRPr="001A57A1">
        <w:rPr>
          <w:b/>
          <w:lang w:val="en-US"/>
        </w:rPr>
        <w:t>model</w:t>
      </w:r>
      <w:r w:rsidRPr="001A57A1">
        <w:t xml:space="preserve"> – </w:t>
      </w:r>
      <w:r>
        <w:t>подсистема, реализующая функционал модели, в том числе её текстового редактора.</w:t>
      </w:r>
    </w:p>
    <w:p w:rsidR="0094165C" w:rsidRPr="005C2D27" w:rsidRDefault="0094165C" w:rsidP="0094165C">
      <w:r w:rsidRPr="005C2D27">
        <w:rPr>
          <w:b/>
          <w:lang w:val="en-US"/>
        </w:rPr>
        <w:t>rdo</w:t>
      </w:r>
      <w:r w:rsidRPr="005C2D27">
        <w:rPr>
          <w:b/>
        </w:rPr>
        <w:t>_</w:t>
      </w:r>
      <w:r w:rsidRPr="005C2D27">
        <w:rPr>
          <w:b/>
          <w:lang w:val="en-US"/>
        </w:rPr>
        <w:t>plugin</w:t>
      </w:r>
      <w:r w:rsidRPr="005C2D27">
        <w:rPr>
          <w:b/>
        </w:rPr>
        <w:t>_</w:t>
      </w:r>
      <w:r w:rsidRPr="005C2D27">
        <w:rPr>
          <w:b/>
          <w:lang w:val="en-US"/>
        </w:rPr>
        <w:t>loader</w:t>
      </w:r>
      <w:r w:rsidRPr="005C2D27">
        <w:t xml:space="preserve"> – </w:t>
      </w:r>
      <w:r>
        <w:t>подсистема, реализующая функционал загрузки плагинов.</w:t>
      </w:r>
    </w:p>
    <w:p w:rsidR="007759A3" w:rsidRPr="007759A3" w:rsidRDefault="00C03F5E" w:rsidP="007759A3">
      <w:pPr>
        <w:pStyle w:val="2"/>
      </w:pPr>
      <w:bookmarkStart w:id="13" w:name="_Toc389425166"/>
      <w:r>
        <w:t>3.3</w:t>
      </w:r>
      <w:r w:rsidR="007759A3">
        <w:t xml:space="preserve">. </w:t>
      </w:r>
      <w:r w:rsidR="007759A3" w:rsidRPr="007759A3">
        <w:t>Выделение системы из среды</w:t>
      </w:r>
      <w:bookmarkEnd w:id="13"/>
    </w:p>
    <w:p w:rsidR="00EC24CD" w:rsidRPr="00EC24CD" w:rsidRDefault="00C03F5E" w:rsidP="00EC24CD">
      <w:pPr>
        <w:ind w:left="539" w:firstLine="0"/>
      </w:pPr>
      <w:r>
        <w:t xml:space="preserve">Рассмотрим подробнее подсистему </w:t>
      </w:r>
      <w:r w:rsidRPr="005C2D27">
        <w:rPr>
          <w:b/>
          <w:lang w:val="en-US"/>
        </w:rPr>
        <w:t>rdo</w:t>
      </w:r>
      <w:r w:rsidRPr="005C2D27">
        <w:rPr>
          <w:b/>
        </w:rPr>
        <w:t>_</w:t>
      </w:r>
      <w:r w:rsidRPr="005C2D27">
        <w:rPr>
          <w:b/>
          <w:lang w:val="en-US"/>
        </w:rPr>
        <w:t>plugin</w:t>
      </w:r>
      <w:r w:rsidRPr="005C2D27">
        <w:rPr>
          <w:b/>
        </w:rPr>
        <w:t>_</w:t>
      </w:r>
      <w:r w:rsidRPr="005C2D27">
        <w:rPr>
          <w:b/>
          <w:lang w:val="en-US"/>
        </w:rPr>
        <w:t>loader</w:t>
      </w:r>
      <w:r>
        <w:t>. Она обладает следующим функционалом</w:t>
      </w:r>
      <w:r w:rsidR="00EC24CD" w:rsidRPr="00EC24CD">
        <w:t>:</w:t>
      </w:r>
    </w:p>
    <w:p w:rsidR="00EC24CD" w:rsidRPr="00EC24CD" w:rsidRDefault="00EC24CD" w:rsidP="00EC24CD">
      <w:pPr>
        <w:numPr>
          <w:ilvl w:val="0"/>
          <w:numId w:val="11"/>
        </w:numPr>
      </w:pPr>
      <w:r w:rsidRPr="00EC24CD">
        <w:t>обнаружение, загрузка, сбор информации, "выгрузка" плагинов при запуске РДО</w:t>
      </w:r>
    </w:p>
    <w:p w:rsidR="00EC24CD" w:rsidRPr="00EC24CD" w:rsidRDefault="00EC24CD" w:rsidP="00EC24CD">
      <w:pPr>
        <w:numPr>
          <w:ilvl w:val="0"/>
          <w:numId w:val="11"/>
        </w:numPr>
      </w:pPr>
      <w:r w:rsidRPr="00EC24CD">
        <w:t>отображение информации о плагине</w:t>
      </w:r>
    </w:p>
    <w:p w:rsidR="00EC24CD" w:rsidRPr="00EC24CD" w:rsidRDefault="00EC24CD" w:rsidP="00EC24CD">
      <w:pPr>
        <w:numPr>
          <w:ilvl w:val="0"/>
          <w:numId w:val="11"/>
        </w:numPr>
      </w:pPr>
      <w:r w:rsidRPr="00EC24CD">
        <w:t>возможность запустить/остановить плагины</w:t>
      </w:r>
    </w:p>
    <w:p w:rsidR="00EC24CD" w:rsidRPr="00EC24CD" w:rsidRDefault="00EC24CD" w:rsidP="00EC24CD">
      <w:pPr>
        <w:numPr>
          <w:ilvl w:val="0"/>
          <w:numId w:val="11"/>
        </w:numPr>
      </w:pPr>
      <w:r w:rsidRPr="00EC24CD">
        <w:t>возможность назначать автозапуск плагинов при загрузке</w:t>
      </w:r>
      <w:r w:rsidR="007759A3">
        <w:t xml:space="preserve"> РДО</w:t>
      </w:r>
    </w:p>
    <w:p w:rsidR="00EC24CD" w:rsidRPr="00EC24CD" w:rsidRDefault="00EC24CD" w:rsidP="00EC24CD">
      <w:pPr>
        <w:numPr>
          <w:ilvl w:val="0"/>
          <w:numId w:val="11"/>
        </w:numPr>
      </w:pPr>
      <w:r w:rsidRPr="00EC24CD">
        <w:t>хранение информации о параметрах автозапуска для плагинов</w:t>
      </w:r>
    </w:p>
    <w:p w:rsidR="00EC24CD" w:rsidRPr="00EC24CD" w:rsidRDefault="00EC24CD" w:rsidP="00EC24CD">
      <w:pPr>
        <w:numPr>
          <w:ilvl w:val="0"/>
          <w:numId w:val="11"/>
        </w:numPr>
      </w:pPr>
      <w:r w:rsidRPr="00EC24CD">
        <w:t>возможность удаления информации о плагине</w:t>
      </w:r>
    </w:p>
    <w:p w:rsidR="00EC24CD" w:rsidRPr="00EC24CD" w:rsidRDefault="007759A3" w:rsidP="00EC24CD">
      <w:pPr>
        <w:numPr>
          <w:ilvl w:val="0"/>
          <w:numId w:val="11"/>
        </w:numPr>
      </w:pPr>
      <w:r>
        <w:t xml:space="preserve">возможность </w:t>
      </w:r>
      <w:r w:rsidR="00EC24CD" w:rsidRPr="00EC24CD">
        <w:t>удаление плагина с диска</w:t>
      </w:r>
    </w:p>
    <w:p w:rsidR="00EC1A8D" w:rsidRDefault="00EC1A8D" w:rsidP="007759A3">
      <w:r>
        <w:t xml:space="preserve">Система имитационного моделирования РДО, для которой разрабатывается подсистема, написана с использованием кроссплатформенной библиотеки </w:t>
      </w:r>
      <w:r>
        <w:rPr>
          <w:lang w:val="en-US"/>
        </w:rPr>
        <w:t>Qt</w:t>
      </w:r>
      <w:r>
        <w:t>, в частности эта библиотека предоставляет инструменты для работы с плагинами и хранения системной информации</w:t>
      </w:r>
      <w:r w:rsidR="005D0E43">
        <w:t>.</w:t>
      </w:r>
    </w:p>
    <w:p w:rsidR="008329CD" w:rsidRDefault="005D0E43" w:rsidP="00C03F5E">
      <w:r>
        <w:t xml:space="preserve">Для разрешения всех требований к системе, </w:t>
      </w:r>
      <w:r w:rsidR="00C03F5E">
        <w:t>эта подсистема содержит</w:t>
      </w:r>
      <w:r>
        <w:t xml:space="preserve"> класс, содер</w:t>
      </w:r>
      <w:r w:rsidR="00C03F5E">
        <w:t xml:space="preserve">жащий всю информацию о плагине и она </w:t>
      </w:r>
      <w:r>
        <w:t>должна хранить список, состоящий и</w:t>
      </w:r>
      <w:r w:rsidR="0098189B">
        <w:t>з этих классов.</w:t>
      </w:r>
    </w:p>
    <w:p w:rsidR="008329CD" w:rsidRDefault="008329CD" w:rsidP="00C03F5E">
      <w:r>
        <w:t>Этот список необходим для реализации</w:t>
      </w:r>
      <w:r w:rsidR="00C03F5E">
        <w:t xml:space="preserve"> принцип</w:t>
      </w:r>
      <w:r>
        <w:t>а</w:t>
      </w:r>
      <w:r w:rsidR="00C03F5E">
        <w:t>, по которому плагины загружа</w:t>
      </w:r>
      <w:r>
        <w:t>ю</w:t>
      </w:r>
      <w:r w:rsidR="00C03F5E">
        <w:t xml:space="preserve">тся в систему. </w:t>
      </w:r>
      <w:r>
        <w:t>Подсистема</w:t>
      </w:r>
      <w:r w:rsidR="00C03F5E">
        <w:t xml:space="preserve"> </w:t>
      </w:r>
      <w:r>
        <w:t>рекурсивно пытает</w:t>
      </w:r>
      <w:r w:rsidR="00C03F5E">
        <w:t xml:space="preserve">ся загрузить все плагины из всех подпапок папки </w:t>
      </w:r>
      <w:r w:rsidR="00C03F5E" w:rsidRPr="00EC6E4D">
        <w:rPr>
          <w:b/>
          <w:lang w:val="en-US"/>
        </w:rPr>
        <w:t>Plugins</w:t>
      </w:r>
      <w:r w:rsidR="00C03F5E">
        <w:t xml:space="preserve">. Это удобно, ведь добавляется возможность сортировки плагинов по папкам при большом количестве расширений. </w:t>
      </w:r>
      <w:r>
        <w:t xml:space="preserve">Следовательно, </w:t>
      </w:r>
      <w:r w:rsidR="008015EF">
        <w:t>разрабатываемый</w:t>
      </w:r>
      <w:r>
        <w:t xml:space="preserve"> плагин следует расположить в этой папке (или какой-нибудь подпапке этой директории)</w:t>
      </w:r>
    </w:p>
    <w:p w:rsidR="00C03F5E" w:rsidRDefault="00C03F5E" w:rsidP="00C03F5E">
      <w:r>
        <w:t xml:space="preserve">Исходя из задачи возможности автозапуска плагина, возникает необходимость идентификация, причем, возникает необходимость уникальности, чтобы не допустить автозагрузки неизвестного плагина. </w:t>
      </w:r>
      <w:r w:rsidR="008329CD">
        <w:t xml:space="preserve">Поэтому плагину нужна функция, сообщающая свой </w:t>
      </w:r>
      <w:r>
        <w:rPr>
          <w:lang w:val="en-US"/>
        </w:rPr>
        <w:t>GUID</w:t>
      </w:r>
      <w:r w:rsidR="00801218">
        <w:rPr>
          <w:rStyle w:val="a7"/>
        </w:rPr>
        <w:footnoteReference w:id="3"/>
      </w:r>
      <w:r w:rsidR="008329CD">
        <w:t xml:space="preserve"> подсистеме</w:t>
      </w:r>
      <w:r>
        <w:t>,</w:t>
      </w:r>
      <w:r w:rsidR="008329CD">
        <w:t xml:space="preserve"> ведь по нему и будет</w:t>
      </w:r>
      <w:r>
        <w:t xml:space="preserve"> идентифицировать</w:t>
      </w:r>
      <w:r w:rsidR="008329CD">
        <w:t>ся</w:t>
      </w:r>
      <w:r>
        <w:t xml:space="preserve"> </w:t>
      </w:r>
      <w:r w:rsidR="008329CD">
        <w:t xml:space="preserve">загружаемая динамическая </w:t>
      </w:r>
      <w:r w:rsidR="008329CD">
        <w:lastRenderedPageBreak/>
        <w:t>библиотека</w:t>
      </w:r>
      <w:r>
        <w:t xml:space="preserve">. Хотя </w:t>
      </w:r>
      <w:r>
        <w:rPr>
          <w:lang w:val="en-US"/>
        </w:rPr>
        <w:t>GUID</w:t>
      </w:r>
      <w:r w:rsidRPr="00EC6E4D">
        <w:t xml:space="preserve"> </w:t>
      </w:r>
      <w:r>
        <w:t xml:space="preserve">и обладает высокой уникальностью, это не защищает от его механического повторения, поэтому остальные обязательные поля класса </w:t>
      </w:r>
      <w:r>
        <w:rPr>
          <w:lang w:val="en-US"/>
        </w:rPr>
        <w:t>PluginInfo</w:t>
      </w:r>
      <w:r w:rsidRPr="00EC6E4D">
        <w:t xml:space="preserve"> </w:t>
      </w:r>
      <w:r w:rsidR="008329CD">
        <w:t>являются</w:t>
      </w:r>
      <w:r>
        <w:t xml:space="preserve"> вспомогательным ключом при идентификации плагина.</w:t>
      </w:r>
    </w:p>
    <w:p w:rsidR="00C03F5E" w:rsidRPr="00EC6E4D" w:rsidRDefault="00C03F5E" w:rsidP="00C03F5E">
      <w:r>
        <w:t>Каждый раз при загрузке студии РДО</w:t>
      </w:r>
      <w:r w:rsidR="008329CD">
        <w:t xml:space="preserve"> подсистема</w:t>
      </w:r>
      <w:r>
        <w:t xml:space="preserve"> выясн</w:t>
      </w:r>
      <w:r w:rsidR="008329CD">
        <w:t>яе</w:t>
      </w:r>
      <w:r>
        <w:t xml:space="preserve">т, для каких плагинов выполнить автозагрузку, для этого </w:t>
      </w:r>
      <w:r w:rsidR="008329CD">
        <w:t>выполняется</w:t>
      </w:r>
      <w:r>
        <w:t xml:space="preserve"> слияние двух списков: с информацией о вновь загруженных плагинах и хранимой информацией об автозагрузке плагинов.</w:t>
      </w:r>
    </w:p>
    <w:p w:rsidR="008329CD" w:rsidRPr="008329CD" w:rsidRDefault="00C03F5E" w:rsidP="008329CD">
      <w:r w:rsidRPr="008329CD">
        <w:t>Расширение может находиться в четырех состояниях:</w:t>
      </w:r>
    </w:p>
    <w:p w:rsidR="008329CD" w:rsidRDefault="00C03F5E" w:rsidP="008329CD">
      <w:pPr>
        <w:pStyle w:val="af0"/>
        <w:numPr>
          <w:ilvl w:val="0"/>
          <w:numId w:val="39"/>
        </w:numPr>
      </w:pPr>
      <w:r>
        <w:t>Новый плагин (</w:t>
      </w:r>
      <w:r w:rsidRPr="008329CD">
        <w:rPr>
          <w:b/>
          <w:lang w:val="en-US"/>
        </w:rPr>
        <w:t>Unique</w:t>
      </w:r>
      <w:r>
        <w:t>)</w:t>
      </w:r>
    </w:p>
    <w:p w:rsidR="008329CD" w:rsidRDefault="00C03F5E" w:rsidP="008329CD">
      <w:pPr>
        <w:pStyle w:val="af0"/>
        <w:numPr>
          <w:ilvl w:val="0"/>
          <w:numId w:val="39"/>
        </w:numPr>
      </w:pPr>
      <w:r>
        <w:t>Успешно повторно загруженный</w:t>
      </w:r>
      <w:r w:rsidRPr="00E63AA0">
        <w:t xml:space="preserve"> (</w:t>
      </w:r>
      <w:r w:rsidRPr="008329CD">
        <w:rPr>
          <w:b/>
          <w:lang w:val="en-US"/>
        </w:rPr>
        <w:t>ExactMatched</w:t>
      </w:r>
      <w:r w:rsidRPr="00E63AA0">
        <w:t>)</w:t>
      </w:r>
    </w:p>
    <w:p w:rsidR="008329CD" w:rsidRDefault="00C03F5E" w:rsidP="008329CD">
      <w:pPr>
        <w:pStyle w:val="af0"/>
        <w:numPr>
          <w:ilvl w:val="0"/>
          <w:numId w:val="39"/>
        </w:numPr>
      </w:pPr>
      <w:r>
        <w:t>Загруженный плагин, информация о котором не совпадает с сохраненной (</w:t>
      </w:r>
      <w:r w:rsidRPr="008329CD">
        <w:rPr>
          <w:b/>
          <w:lang w:val="en-US"/>
        </w:rPr>
        <w:t>IdOnlyMatched</w:t>
      </w:r>
      <w:r>
        <w:t>)</w:t>
      </w:r>
    </w:p>
    <w:p w:rsidR="008329CD" w:rsidRDefault="00C03F5E" w:rsidP="008329CD">
      <w:pPr>
        <w:pStyle w:val="af0"/>
        <w:numPr>
          <w:ilvl w:val="0"/>
          <w:numId w:val="39"/>
        </w:numPr>
      </w:pPr>
      <w:r>
        <w:t>Плагин, о котором сохранена информация, но он не найден на диске</w:t>
      </w:r>
      <w:r w:rsidRPr="00E63AA0">
        <w:t xml:space="preserve"> (</w:t>
      </w:r>
      <w:r w:rsidRPr="008329CD">
        <w:rPr>
          <w:b/>
          <w:lang w:val="en-US"/>
        </w:rPr>
        <w:t>Deleted</w:t>
      </w:r>
      <w:r w:rsidRPr="00E63AA0">
        <w:t>)</w:t>
      </w:r>
      <w:r>
        <w:t>.</w:t>
      </w:r>
    </w:p>
    <w:p w:rsidR="00C03F5E" w:rsidRPr="008329CD" w:rsidRDefault="00C03F5E" w:rsidP="008329CD">
      <w:r w:rsidRPr="008329CD">
        <w:t>Это необходимо для того, чтобы сохранять информацию о параметрах автозапуска только для плагинов в состоянии ExactMatched или Unique.</w:t>
      </w:r>
    </w:p>
    <w:p w:rsidR="00C03F5E" w:rsidRPr="00E63AA0" w:rsidRDefault="00C03F5E" w:rsidP="00C03F5E">
      <w:r>
        <w:t>По мере загрузки новых плагинов состояние остальных может меняться.</w:t>
      </w:r>
      <w:r w:rsidR="008329CD">
        <w:t xml:space="preserve"> </w:t>
      </w:r>
      <w:r>
        <w:t xml:space="preserve">На </w:t>
      </w:r>
      <w:r w:rsidR="008329CD">
        <w:fldChar w:fldCharType="begin"/>
      </w:r>
      <w:r w:rsidR="008329CD">
        <w:instrText xml:space="preserve"> REF _Ref388922631 \h </w:instrText>
      </w:r>
      <w:r w:rsidR="008329CD">
        <w:fldChar w:fldCharType="separate"/>
      </w:r>
      <w:r w:rsidR="006254D6">
        <w:t xml:space="preserve">Рисунок </w:t>
      </w:r>
      <w:r w:rsidR="006254D6">
        <w:rPr>
          <w:noProof/>
        </w:rPr>
        <w:t>5</w:t>
      </w:r>
      <w:r w:rsidR="008329CD">
        <w:fldChar w:fldCharType="end"/>
      </w:r>
      <w:r w:rsidR="008329CD">
        <w:t xml:space="preserve"> </w:t>
      </w:r>
      <w:r>
        <w:t>изображена диаграмма состояний</w:t>
      </w:r>
      <w:r w:rsidRPr="00E63AA0">
        <w:t xml:space="preserve"> </w:t>
      </w:r>
      <w:r>
        <w:t>изменения информации о плагине.</w:t>
      </w:r>
    </w:p>
    <w:p w:rsidR="005D0E43" w:rsidRDefault="005D0E43" w:rsidP="007759A3">
      <w:r>
        <w:t>Все загружаемые расширения должны реализовывать один и тот же интерфейс, который используется при загрузке плагина, поэтому на этапе</w:t>
      </w:r>
      <w:r w:rsidR="00801218">
        <w:t xml:space="preserve"> концептуального проектирования к плагину</w:t>
      </w:r>
      <w:r>
        <w:t xml:space="preserve"> выдвигаются следующие требования:</w:t>
      </w:r>
    </w:p>
    <w:p w:rsidR="005D0E43" w:rsidRDefault="005D0E43" w:rsidP="005D0E43">
      <w:pPr>
        <w:numPr>
          <w:ilvl w:val="0"/>
          <w:numId w:val="12"/>
        </w:numPr>
      </w:pPr>
      <w:r>
        <w:t>содержание информации о названии плагина, версии и авторе</w:t>
      </w:r>
    </w:p>
    <w:p w:rsidR="005D0E43" w:rsidRDefault="0098189B" w:rsidP="005D0E43">
      <w:pPr>
        <w:numPr>
          <w:ilvl w:val="0"/>
          <w:numId w:val="12"/>
        </w:numPr>
      </w:pPr>
      <w:r>
        <w:t>наличие методов, вызываемых при запуске/остановке</w:t>
      </w:r>
    </w:p>
    <w:p w:rsidR="00DE61CA" w:rsidRDefault="0098189B" w:rsidP="00DE61CA">
      <w:pPr>
        <w:numPr>
          <w:ilvl w:val="0"/>
          <w:numId w:val="12"/>
        </w:numPr>
      </w:pPr>
      <w:r>
        <w:t>идентификация с помощью GUID</w:t>
      </w:r>
    </w:p>
    <w:p w:rsidR="001A57A1" w:rsidRDefault="00801218" w:rsidP="00DE61CA">
      <w:r>
        <w:object w:dxaOrig="7989" w:dyaOrig="9740">
          <v:shape id="_x0000_i1026" type="#_x0000_t75" style="width:411.05pt;height:501.5pt" o:ole="">
            <v:imagedata r:id="rId14" o:title=""/>
          </v:shape>
          <o:OLEObject Type="Embed" ProgID="Visio.Drawing.11" ShapeID="_x0000_i1026" DrawAspect="Content" ObjectID="_1463168514" r:id="rId15"/>
        </w:object>
      </w:r>
    </w:p>
    <w:p w:rsidR="00801218" w:rsidRPr="00971F63" w:rsidRDefault="00801218" w:rsidP="00801218">
      <w:pPr>
        <w:pStyle w:val="a5"/>
      </w:pPr>
      <w:bookmarkStart w:id="14" w:name="_Ref388922631"/>
      <w:r>
        <w:t xml:space="preserve">Рисунок </w:t>
      </w:r>
      <w:fldSimple w:instr=" SEQ Рисунок \* ARABIC ">
        <w:r w:rsidR="006254D6">
          <w:rPr>
            <w:noProof/>
          </w:rPr>
          <w:t>5</w:t>
        </w:r>
      </w:fldSimple>
      <w:bookmarkEnd w:id="14"/>
    </w:p>
    <w:p w:rsidR="002F6C67" w:rsidRDefault="002F6C67" w:rsidP="002F6C67">
      <w:r>
        <w:t xml:space="preserve">Блок-схема реализованного алгоритма слияния изображена в </w:t>
      </w:r>
      <w:r w:rsidR="0000254D">
        <w:fldChar w:fldCharType="begin"/>
      </w:r>
      <w:r w:rsidR="0000254D">
        <w:instrText xml:space="preserve"> REF _Ref389002925 \h </w:instrText>
      </w:r>
      <w:r w:rsidR="0000254D">
        <w:fldChar w:fldCharType="separate"/>
      </w:r>
      <w:r w:rsidR="006254D6">
        <w:t>Приложение</w:t>
      </w:r>
      <w:r w:rsidR="006254D6" w:rsidRPr="00F314C0">
        <w:t xml:space="preserve"> 1. </w:t>
      </w:r>
      <w:r w:rsidR="006254D6">
        <w:t>Блок-схема алгоритма слияния списков информации о плагинах</w:t>
      </w:r>
      <w:r w:rsidR="0000254D">
        <w:fldChar w:fldCharType="end"/>
      </w:r>
      <w:r>
        <w:t>.</w:t>
      </w:r>
    </w:p>
    <w:p w:rsidR="002F6C67" w:rsidRPr="002F6C67" w:rsidRDefault="002F6C67" w:rsidP="002F6C67">
      <w:r>
        <w:t>Блок-схема а</w:t>
      </w:r>
      <w:r w:rsidRPr="002F6C67">
        <w:t>лгоритм</w:t>
      </w:r>
      <w:r>
        <w:t>а</w:t>
      </w:r>
      <w:r w:rsidRPr="002F6C67">
        <w:t xml:space="preserve"> функции </w:t>
      </w:r>
      <w:r w:rsidRPr="002F6C67">
        <w:rPr>
          <w:b/>
        </w:rPr>
        <w:t>matchPluginInfo</w:t>
      </w:r>
      <w:r w:rsidRPr="002F6C67">
        <w:t>(const PluginInfoList&amp; list, const LPPluginInfo&amp; plgnInfo), которая ищет соответствия plgnInfo по всему списку list и в зависимости от результата меняет его состояние в системе, представлен</w:t>
      </w:r>
      <w:r>
        <w:t>а</w:t>
      </w:r>
      <w:r w:rsidRPr="002F6C67">
        <w:t xml:space="preserve"> </w:t>
      </w:r>
      <w:r>
        <w:t>в приложении 2</w:t>
      </w:r>
      <w:r w:rsidRPr="002F6C67">
        <w:t>.</w:t>
      </w:r>
    </w:p>
    <w:p w:rsidR="002F6C67" w:rsidRDefault="002F6C67" w:rsidP="002F6C67">
      <w:r>
        <w:t>Программный код, реализующий приведенные алгоритмы, приведен в приложении 3.</w:t>
      </w:r>
    </w:p>
    <w:p w:rsidR="0098189B" w:rsidRDefault="0098189B" w:rsidP="0098189B">
      <w:pPr>
        <w:pStyle w:val="1"/>
      </w:pPr>
      <w:r>
        <w:br w:type="page"/>
      </w:r>
      <w:bookmarkStart w:id="15" w:name="_Toc343472434"/>
      <w:bookmarkStart w:id="16" w:name="_Toc389425167"/>
      <w:r>
        <w:lastRenderedPageBreak/>
        <w:t xml:space="preserve">4. </w:t>
      </w:r>
      <w:r w:rsidR="005C2D27">
        <w:t xml:space="preserve">Формирование </w:t>
      </w:r>
      <w:bookmarkEnd w:id="15"/>
      <w:r w:rsidR="005C2D27">
        <w:t>технического задания</w:t>
      </w:r>
      <w:bookmarkEnd w:id="16"/>
    </w:p>
    <w:p w:rsidR="00510201" w:rsidRPr="00510201" w:rsidRDefault="00510201" w:rsidP="004E3227">
      <w:pPr>
        <w:pStyle w:val="2"/>
      </w:pPr>
      <w:bookmarkStart w:id="17" w:name="_Toc389425168"/>
      <w:r>
        <w:t>4.</w:t>
      </w:r>
      <w:r w:rsidR="00FA2CD5" w:rsidRPr="002F6C67">
        <w:t>1</w:t>
      </w:r>
      <w:r>
        <w:t>. Введение</w:t>
      </w:r>
      <w:bookmarkEnd w:id="17"/>
    </w:p>
    <w:p w:rsidR="00BD080C" w:rsidRDefault="00BD080C" w:rsidP="00BD080C">
      <w:r w:rsidRPr="007A764F">
        <w:t xml:space="preserve">Программный комплекс RAO-studio предназначен для разработки и отладки имитационных моделей на языке РДО. Основные цели данного комплекса </w:t>
      </w:r>
      <w:r>
        <w:t>–</w:t>
      </w:r>
      <w:r w:rsidRPr="007A764F">
        <w:t xml:space="preserve"> обеспечение пользователя легким в обращении, но достаточно мощным средством разработки текстов моделей на языке РДО, обладающим большинством функций по работе с текстами программ, характерных для сред программирования, а также средствами проведения и обработки результатов имитационных экспериментов.</w:t>
      </w:r>
    </w:p>
    <w:p w:rsidR="00510201" w:rsidRDefault="00BD080C" w:rsidP="00BD080C">
      <w:pPr>
        <w:ind w:firstLine="540"/>
      </w:pPr>
      <w:r w:rsidRPr="00CC66AE">
        <w:t>В языке имитационного моделирования РДО помимо возможности его использования для описания законов управления формализмов продукционных правил введены так называемые точки принятия решения</w:t>
      </w:r>
      <w:r>
        <w:t xml:space="preserve"> и механизм поиска по графу состояний</w:t>
      </w:r>
      <w:r w:rsidRPr="00CC66AE">
        <w:t xml:space="preserve">, позволяющие </w:t>
      </w:r>
      <w:r>
        <w:t xml:space="preserve">в сумме </w:t>
      </w:r>
      <w:r w:rsidRPr="00CC66AE">
        <w:t>осуществлять оптимальное управление</w:t>
      </w:r>
      <w:r>
        <w:t>.</w:t>
      </w:r>
    </w:p>
    <w:p w:rsidR="00BD080C" w:rsidRPr="00CC66AE" w:rsidRDefault="00BD080C" w:rsidP="00BD080C">
      <w:r w:rsidRPr="00CC66AE">
        <w:t>Задачи, решаемые с помощью точек принятия решения:</w:t>
      </w:r>
    </w:p>
    <w:p w:rsidR="00BD080C" w:rsidRDefault="00BD080C" w:rsidP="00BD080C">
      <w:pPr>
        <w:numPr>
          <w:ilvl w:val="0"/>
          <w:numId w:val="4"/>
        </w:numPr>
      </w:pPr>
      <w:r>
        <w:t>Транспортные задачи</w:t>
      </w:r>
    </w:p>
    <w:p w:rsidR="00BD080C" w:rsidRDefault="00BD080C" w:rsidP="00BD080C">
      <w:pPr>
        <w:numPr>
          <w:ilvl w:val="0"/>
          <w:numId w:val="4"/>
        </w:numPr>
      </w:pPr>
      <w:r>
        <w:t>Задачи укладки грузов</w:t>
      </w:r>
    </w:p>
    <w:p w:rsidR="00BD080C" w:rsidRDefault="00BD080C" w:rsidP="00BD080C">
      <w:pPr>
        <w:numPr>
          <w:ilvl w:val="0"/>
          <w:numId w:val="4"/>
        </w:numPr>
      </w:pPr>
      <w:r>
        <w:t>Задачи решения логических и других типов задач</w:t>
      </w:r>
    </w:p>
    <w:p w:rsidR="00BD080C" w:rsidRDefault="00BD080C" w:rsidP="00BD080C">
      <w:pPr>
        <w:numPr>
          <w:ilvl w:val="0"/>
          <w:numId w:val="4"/>
        </w:numPr>
      </w:pPr>
      <w:r w:rsidRPr="00BD080C">
        <w:t>Задачи теории расписаний</w:t>
      </w:r>
    </w:p>
    <w:p w:rsidR="00510201" w:rsidRPr="00F66C9B" w:rsidRDefault="00AD4C5F" w:rsidP="004E3227">
      <w:pPr>
        <w:pStyle w:val="2"/>
      </w:pPr>
      <w:bookmarkStart w:id="18" w:name="_Toc389425169"/>
      <w:r>
        <w:t>4</w:t>
      </w:r>
      <w:r w:rsidR="00510201">
        <w:t>.2.</w:t>
      </w:r>
      <w:r w:rsidR="00510201" w:rsidRPr="00F66C9B">
        <w:t xml:space="preserve"> Общие сведения</w:t>
      </w:r>
      <w:bookmarkEnd w:id="18"/>
    </w:p>
    <w:p w:rsidR="00510201" w:rsidRPr="003026F0" w:rsidRDefault="00510201" w:rsidP="00510201">
      <w:pPr>
        <w:numPr>
          <w:ilvl w:val="0"/>
          <w:numId w:val="13"/>
        </w:numPr>
        <w:tabs>
          <w:tab w:val="clear" w:pos="720"/>
          <w:tab w:val="num" w:pos="1260"/>
        </w:tabs>
        <w:ind w:left="1259" w:hanging="357"/>
        <w:jc w:val="left"/>
      </w:pPr>
      <w:r>
        <w:t>Полное н</w:t>
      </w:r>
      <w:r w:rsidRPr="003026F0">
        <w:t>аименование темы разработки: «</w:t>
      </w:r>
      <w:r w:rsidR="00BD080C">
        <w:t xml:space="preserve">Загружаемое расширение </w:t>
      </w:r>
      <w:r w:rsidR="0000254D">
        <w:t xml:space="preserve">«Пятнашки» </w:t>
      </w:r>
      <w:r w:rsidR="00BD080C">
        <w:t>для</w:t>
      </w:r>
      <w:r w:rsidRPr="008A6F8E">
        <w:t xml:space="preserve"> систем</w:t>
      </w:r>
      <w:r>
        <w:t>ы</w:t>
      </w:r>
      <w:r w:rsidRPr="008A6F8E">
        <w:t xml:space="preserve"> дискретного имитационного моделирования РДО</w:t>
      </w:r>
      <w:r w:rsidRPr="003026F0">
        <w:t>»</w:t>
      </w:r>
    </w:p>
    <w:p w:rsidR="00510201" w:rsidRDefault="00510201" w:rsidP="00510201">
      <w:pPr>
        <w:numPr>
          <w:ilvl w:val="0"/>
          <w:numId w:val="13"/>
        </w:numPr>
        <w:tabs>
          <w:tab w:val="clear" w:pos="720"/>
          <w:tab w:val="num" w:pos="1260"/>
        </w:tabs>
        <w:ind w:left="1259" w:hanging="357"/>
        <w:jc w:val="left"/>
        <w:rPr>
          <w:lang w:val="en-GB"/>
        </w:rPr>
      </w:pPr>
      <w:r>
        <w:t xml:space="preserve">Заказчик: </w:t>
      </w:r>
      <w:r w:rsidRPr="003026F0">
        <w:t>Кафедра "Компьютерные системы автоматизации производства " МГТУ им. Н.Э.Баумана"</w:t>
      </w:r>
    </w:p>
    <w:p w:rsidR="00510201" w:rsidRDefault="00510201" w:rsidP="00510201">
      <w:pPr>
        <w:numPr>
          <w:ilvl w:val="0"/>
          <w:numId w:val="13"/>
        </w:numPr>
        <w:tabs>
          <w:tab w:val="clear" w:pos="720"/>
          <w:tab w:val="num" w:pos="1260"/>
        </w:tabs>
        <w:ind w:left="1259" w:hanging="357"/>
        <w:jc w:val="left"/>
      </w:pPr>
      <w:r>
        <w:t xml:space="preserve">Разработчик: студент кафедры </w:t>
      </w:r>
      <w:r w:rsidRPr="003026F0">
        <w:t>"Компьютерные сист</w:t>
      </w:r>
      <w:r>
        <w:t>емы автоматизации производства</w:t>
      </w:r>
      <w:r w:rsidRPr="003026F0">
        <w:t>"</w:t>
      </w:r>
      <w:r w:rsidR="0000254D">
        <w:t xml:space="preserve"> Чернов А.</w:t>
      </w:r>
      <w:r>
        <w:t>О.</w:t>
      </w:r>
    </w:p>
    <w:p w:rsidR="00510201" w:rsidRDefault="00510201" w:rsidP="00510201">
      <w:pPr>
        <w:numPr>
          <w:ilvl w:val="0"/>
          <w:numId w:val="13"/>
        </w:numPr>
        <w:tabs>
          <w:tab w:val="clear" w:pos="720"/>
          <w:tab w:val="num" w:pos="1260"/>
        </w:tabs>
        <w:ind w:left="1259" w:hanging="357"/>
        <w:jc w:val="left"/>
      </w:pPr>
      <w:r>
        <w:t xml:space="preserve">Основание для разработки: </w:t>
      </w:r>
      <w:r w:rsidRPr="008A4D4E">
        <w:t>Задание на курсовой проект</w:t>
      </w:r>
    </w:p>
    <w:p w:rsidR="00510201" w:rsidRPr="003026F0" w:rsidRDefault="00510201" w:rsidP="00510201">
      <w:pPr>
        <w:numPr>
          <w:ilvl w:val="0"/>
          <w:numId w:val="13"/>
        </w:numPr>
        <w:tabs>
          <w:tab w:val="clear" w:pos="720"/>
          <w:tab w:val="num" w:pos="1260"/>
        </w:tabs>
        <w:ind w:left="1259" w:hanging="357"/>
        <w:jc w:val="left"/>
      </w:pPr>
      <w:r>
        <w:t>Плановые срок</w:t>
      </w:r>
      <w:r w:rsidR="00BD080C">
        <w:t>и начала работы: 31</w:t>
      </w:r>
      <w:r>
        <w:t xml:space="preserve"> </w:t>
      </w:r>
      <w:r w:rsidR="00BD080C">
        <w:t>августа 2013</w:t>
      </w:r>
      <w:r>
        <w:t>г.</w:t>
      </w:r>
    </w:p>
    <w:p w:rsidR="00510201" w:rsidRDefault="00510201" w:rsidP="00510201">
      <w:pPr>
        <w:numPr>
          <w:ilvl w:val="0"/>
          <w:numId w:val="13"/>
        </w:numPr>
        <w:tabs>
          <w:tab w:val="clear" w:pos="720"/>
          <w:tab w:val="num" w:pos="1260"/>
        </w:tabs>
        <w:ind w:left="1259" w:hanging="357"/>
        <w:jc w:val="left"/>
      </w:pPr>
      <w:r>
        <w:t>Плановые сроки окончан</w:t>
      </w:r>
      <w:r w:rsidR="00BD080C">
        <w:t>и</w:t>
      </w:r>
      <w:r w:rsidR="00FA2CD5">
        <w:t xml:space="preserve">я работы по созданию системы: </w:t>
      </w:r>
      <w:r w:rsidR="00FA2CD5" w:rsidRPr="00FA2CD5">
        <w:t>28</w:t>
      </w:r>
      <w:r w:rsidR="00230CE1">
        <w:t xml:space="preserve"> </w:t>
      </w:r>
      <w:r w:rsidR="00FA2CD5">
        <w:t>мая</w:t>
      </w:r>
      <w:r w:rsidR="00230CE1">
        <w:t xml:space="preserve"> 201</w:t>
      </w:r>
      <w:r w:rsidR="00FA2CD5">
        <w:t>4</w:t>
      </w:r>
      <w:r>
        <w:t>г.</w:t>
      </w:r>
    </w:p>
    <w:p w:rsidR="00510201" w:rsidRPr="00F66C9B" w:rsidRDefault="00AD4C5F" w:rsidP="004E3227">
      <w:pPr>
        <w:pStyle w:val="2"/>
      </w:pPr>
      <w:bookmarkStart w:id="19" w:name="_Toc389425170"/>
      <w:r>
        <w:t>4</w:t>
      </w:r>
      <w:r w:rsidR="00510201">
        <w:t>.3.</w:t>
      </w:r>
      <w:r w:rsidR="00510201" w:rsidRPr="00F66C9B">
        <w:t xml:space="preserve"> Назначение разработки</w:t>
      </w:r>
      <w:bookmarkEnd w:id="19"/>
    </w:p>
    <w:p w:rsidR="00510201" w:rsidRPr="008C51B6" w:rsidRDefault="00510201" w:rsidP="00510201">
      <w:r>
        <w:t xml:space="preserve">Разработать </w:t>
      </w:r>
      <w:r w:rsidR="00BD080C">
        <w:t>плагин</w:t>
      </w:r>
      <w:r>
        <w:t xml:space="preserve"> «</w:t>
      </w:r>
      <w:r w:rsidR="00BD080C">
        <w:t>Пятнашки</w:t>
      </w:r>
      <w:r>
        <w:t xml:space="preserve">» и </w:t>
      </w:r>
      <w:r w:rsidR="00BD080C">
        <w:t>добиться</w:t>
      </w:r>
      <w:r>
        <w:t xml:space="preserve"> его </w:t>
      </w:r>
      <w:r w:rsidR="00BD080C">
        <w:t>интеграции</w:t>
      </w:r>
      <w:r>
        <w:t xml:space="preserve"> в </w:t>
      </w:r>
      <w:r w:rsidR="00BD080C">
        <w:t>рабочую версию</w:t>
      </w:r>
      <w:r>
        <w:t xml:space="preserve"> </w:t>
      </w:r>
      <w:r>
        <w:rPr>
          <w:lang w:val="en-GB"/>
        </w:rPr>
        <w:t>RAO</w:t>
      </w:r>
      <w:r w:rsidRPr="008C51B6">
        <w:t>-</w:t>
      </w:r>
      <w:r>
        <w:rPr>
          <w:lang w:val="en-GB"/>
        </w:rPr>
        <w:t>studio</w:t>
      </w:r>
      <w:r w:rsidRPr="008C51B6">
        <w:t>.</w:t>
      </w:r>
    </w:p>
    <w:p w:rsidR="00BD080C" w:rsidRDefault="00BD080C" w:rsidP="00BD080C">
      <w:r>
        <w:lastRenderedPageBreak/>
        <w:t xml:space="preserve">Функциональным назначением объекта разработки </w:t>
      </w:r>
      <w:r w:rsidRPr="00B826A6">
        <w:t xml:space="preserve">является предоставление </w:t>
      </w:r>
      <w:r>
        <w:t>пользователю расширенных возможностей системы РДО</w:t>
      </w:r>
      <w:r w:rsidRPr="003026F0">
        <w:t>.</w:t>
      </w:r>
    </w:p>
    <w:p w:rsidR="00BD080C" w:rsidRPr="008C51B6" w:rsidRDefault="00720E20" w:rsidP="00510201">
      <w:pPr>
        <w:ind w:firstLine="540"/>
      </w:pPr>
      <w:r>
        <w:t>Разработка должна</w:t>
      </w:r>
      <w:r w:rsidR="00510201">
        <w:t xml:space="preserve"> эксплуатироваться </w:t>
      </w:r>
      <w:r w:rsidR="00BD080C">
        <w:t>студентами кафедры «Компьютерные системы автоматизации производства»</w:t>
      </w:r>
      <w:r w:rsidR="00510201">
        <w:t xml:space="preserve"> </w:t>
      </w:r>
      <w:r>
        <w:t>в качестве программного обеспечения</w:t>
      </w:r>
      <w:r w:rsidR="00BD080C">
        <w:t xml:space="preserve"> для выполнения лабораторной работы, цель которой изучить механизм </w:t>
      </w:r>
      <w:r w:rsidR="00BD080C" w:rsidRPr="00CC66AE">
        <w:t>точек принятия решения</w:t>
      </w:r>
      <w:r w:rsidR="00BD080C">
        <w:t xml:space="preserve"> и алгоритм поиска А*, а также разобраться с</w:t>
      </w:r>
      <w:r w:rsidR="00230CE1">
        <w:t xml:space="preserve"> моделью и</w:t>
      </w:r>
      <w:r w:rsidR="00BD080C">
        <w:t xml:space="preserve"> эвристиками, предложить свою. </w:t>
      </w:r>
      <w:r w:rsidR="00230CE1">
        <w:t>А также другие пользователи в ознакомительных и других целях</w:t>
      </w:r>
      <w:r w:rsidR="006C4155">
        <w:t>.</w:t>
      </w:r>
    </w:p>
    <w:p w:rsidR="00510201" w:rsidRPr="00F66C9B" w:rsidRDefault="00AD4C5F" w:rsidP="004E3227">
      <w:pPr>
        <w:pStyle w:val="2"/>
      </w:pPr>
      <w:bookmarkStart w:id="20" w:name="_Toc389425171"/>
      <w:r>
        <w:t>4</w:t>
      </w:r>
      <w:r w:rsidR="00510201">
        <w:t>.4.</w:t>
      </w:r>
      <w:r w:rsidR="00510201" w:rsidRPr="00F66C9B">
        <w:t xml:space="preserve"> Требования к программе или программному изделию</w:t>
      </w:r>
      <w:bookmarkEnd w:id="20"/>
    </w:p>
    <w:p w:rsidR="00510201" w:rsidRPr="00800948" w:rsidRDefault="00510201" w:rsidP="00800948">
      <w:pPr>
        <w:rPr>
          <w:b/>
        </w:rPr>
      </w:pPr>
      <w:r w:rsidRPr="00800948">
        <w:rPr>
          <w:b/>
        </w:rPr>
        <w:t>Требования к функциональным характеристикам:</w:t>
      </w:r>
    </w:p>
    <w:p w:rsidR="00230CE1" w:rsidRDefault="00230CE1" w:rsidP="00230CE1">
      <w:pPr>
        <w:numPr>
          <w:ilvl w:val="0"/>
          <w:numId w:val="28"/>
        </w:numPr>
      </w:pPr>
      <w:r>
        <w:t>Плагин должен реализовывать интерфейс подсистемы загрузки плагинов, то есть:</w:t>
      </w:r>
    </w:p>
    <w:p w:rsidR="00230CE1" w:rsidRDefault="00230CE1" w:rsidP="00230CE1">
      <w:pPr>
        <w:numPr>
          <w:ilvl w:val="0"/>
          <w:numId w:val="29"/>
        </w:numPr>
        <w:tabs>
          <w:tab w:val="clear" w:pos="1259"/>
          <w:tab w:val="num" w:pos="1800"/>
        </w:tabs>
        <w:ind w:left="1800" w:hanging="540"/>
      </w:pPr>
      <w:r>
        <w:t>содержание информации о названии плагина, версии и авторе</w:t>
      </w:r>
    </w:p>
    <w:p w:rsidR="00230CE1" w:rsidRDefault="00230CE1" w:rsidP="00230CE1">
      <w:pPr>
        <w:numPr>
          <w:ilvl w:val="0"/>
          <w:numId w:val="29"/>
        </w:numPr>
        <w:tabs>
          <w:tab w:val="clear" w:pos="1259"/>
          <w:tab w:val="num" w:pos="1800"/>
        </w:tabs>
        <w:ind w:left="1800" w:hanging="540"/>
      </w:pPr>
      <w:r>
        <w:t>наличие методов, вызываемых при запуске/остановке</w:t>
      </w:r>
    </w:p>
    <w:p w:rsidR="00230CE1" w:rsidRDefault="00230CE1" w:rsidP="00230CE1">
      <w:pPr>
        <w:numPr>
          <w:ilvl w:val="0"/>
          <w:numId w:val="29"/>
        </w:numPr>
        <w:tabs>
          <w:tab w:val="clear" w:pos="1259"/>
          <w:tab w:val="num" w:pos="1800"/>
        </w:tabs>
        <w:ind w:left="1800" w:hanging="540"/>
      </w:pPr>
      <w:r>
        <w:t>идентификация с помощью GUID</w:t>
      </w:r>
    </w:p>
    <w:p w:rsidR="00230CE1" w:rsidRDefault="00230CE1" w:rsidP="00230CE1">
      <w:pPr>
        <w:numPr>
          <w:ilvl w:val="0"/>
          <w:numId w:val="28"/>
        </w:numPr>
      </w:pPr>
      <w:r>
        <w:t xml:space="preserve">Иметь возможность </w:t>
      </w:r>
      <w:r w:rsidRPr="00230CE1">
        <w:t>создани</w:t>
      </w:r>
      <w:r>
        <w:t>я меню</w:t>
      </w:r>
      <w:r w:rsidR="00CD0FA7" w:rsidRPr="00CD0FA7">
        <w:t xml:space="preserve"> </w:t>
      </w:r>
      <w:r w:rsidR="00CD0FA7">
        <w:t>и панель инструментов</w:t>
      </w:r>
      <w:r>
        <w:t xml:space="preserve"> в </w:t>
      </w:r>
      <w:r>
        <w:rPr>
          <w:lang w:val="en-US"/>
        </w:rPr>
        <w:t>RAO</w:t>
      </w:r>
      <w:r w:rsidRPr="00230CE1">
        <w:t>-</w:t>
      </w:r>
      <w:r>
        <w:rPr>
          <w:lang w:val="en-US"/>
        </w:rPr>
        <w:t>studio</w:t>
      </w:r>
    </w:p>
    <w:p w:rsidR="00CD0FA7" w:rsidRDefault="00CD0FA7" w:rsidP="00230CE1">
      <w:pPr>
        <w:numPr>
          <w:ilvl w:val="0"/>
          <w:numId w:val="28"/>
        </w:numPr>
      </w:pPr>
      <w:r>
        <w:t>Реализовать окно создания начальной ситуации со следующими возможностями:</w:t>
      </w:r>
    </w:p>
    <w:p w:rsidR="00BF6EE8" w:rsidRDefault="00993AF8" w:rsidP="00993AF8">
      <w:pPr>
        <w:numPr>
          <w:ilvl w:val="0"/>
          <w:numId w:val="30"/>
        </w:numPr>
        <w:tabs>
          <w:tab w:val="clear" w:pos="1259"/>
          <w:tab w:val="num" w:pos="1843"/>
        </w:tabs>
        <w:ind w:left="1843" w:hanging="567"/>
      </w:pPr>
      <w:r>
        <w:t>З</w:t>
      </w:r>
      <w:r w:rsidR="00BF6EE8">
        <w:t>адать положение игровых фишек: вручную, т.е. передвигая фишки с помощью мыши, а так же полуавтоматически в случайном, заданном с клавиатуры или правильном порядках</w:t>
      </w:r>
    </w:p>
    <w:p w:rsidR="00A17C6E" w:rsidRDefault="00A17C6E" w:rsidP="00A17C6E">
      <w:pPr>
        <w:numPr>
          <w:ilvl w:val="0"/>
          <w:numId w:val="30"/>
        </w:numPr>
        <w:tabs>
          <w:tab w:val="clear" w:pos="1259"/>
          <w:tab w:val="num" w:pos="1800"/>
        </w:tabs>
        <w:ind w:left="1800" w:hanging="540"/>
      </w:pPr>
      <w:r>
        <w:t>Установить флажок, при котором случайная расстановка фишек не генерирует ситуаций без решения</w:t>
      </w:r>
    </w:p>
    <w:p w:rsidR="00A17C6E" w:rsidRDefault="00A17C6E" w:rsidP="00A17C6E">
      <w:pPr>
        <w:numPr>
          <w:ilvl w:val="0"/>
          <w:numId w:val="30"/>
        </w:numPr>
        <w:tabs>
          <w:tab w:val="clear" w:pos="1259"/>
          <w:tab w:val="num" w:pos="1800"/>
        </w:tabs>
        <w:ind w:left="1800" w:hanging="540"/>
      </w:pPr>
      <w:r>
        <w:t>Задать настройки стоимости применения правил</w:t>
      </w:r>
    </w:p>
    <w:p w:rsidR="00A17C6E" w:rsidRDefault="00A17C6E" w:rsidP="00A17C6E">
      <w:pPr>
        <w:numPr>
          <w:ilvl w:val="0"/>
          <w:numId w:val="30"/>
        </w:numPr>
        <w:tabs>
          <w:tab w:val="clear" w:pos="1259"/>
          <w:tab w:val="num" w:pos="1800"/>
        </w:tabs>
        <w:ind w:left="1800" w:hanging="540"/>
      </w:pPr>
      <w:r>
        <w:t xml:space="preserve">Выбрать эвристику: одну из трех предложенных или свою, описанную во вкладке </w:t>
      </w:r>
      <w:r>
        <w:rPr>
          <w:lang w:val="en-US"/>
        </w:rPr>
        <w:t>FUN</w:t>
      </w:r>
      <w:r>
        <w:t>, поле ввода эвристики должно обладать автозаполнением описанных функций</w:t>
      </w:r>
      <w:r w:rsidR="00720E20">
        <w:t xml:space="preserve"> для исключения опечатки</w:t>
      </w:r>
    </w:p>
    <w:p w:rsidR="00A17C6E" w:rsidRDefault="00A17C6E" w:rsidP="00A17C6E">
      <w:pPr>
        <w:numPr>
          <w:ilvl w:val="0"/>
          <w:numId w:val="30"/>
        </w:numPr>
        <w:tabs>
          <w:tab w:val="clear" w:pos="1259"/>
          <w:tab w:val="num" w:pos="1800"/>
        </w:tabs>
        <w:ind w:left="1800" w:hanging="540"/>
      </w:pPr>
      <w:r>
        <w:t xml:space="preserve">Автоматическое заполнение вкладок модели и её запуск при нажатии на кнопку </w:t>
      </w:r>
      <w:r w:rsidRPr="00A17C6E">
        <w:rPr>
          <w:b/>
        </w:rPr>
        <w:t>Ок</w:t>
      </w:r>
    </w:p>
    <w:p w:rsidR="00A17C6E" w:rsidRDefault="00A17C6E" w:rsidP="00230CE1">
      <w:pPr>
        <w:numPr>
          <w:ilvl w:val="0"/>
          <w:numId w:val="28"/>
        </w:numPr>
      </w:pPr>
      <w:r>
        <w:t>Реализовать окно вывода графа со следующими возможностями</w:t>
      </w:r>
    </w:p>
    <w:p w:rsidR="00A17C6E" w:rsidRDefault="00A17C6E" w:rsidP="00A17C6E">
      <w:pPr>
        <w:numPr>
          <w:ilvl w:val="1"/>
          <w:numId w:val="28"/>
        </w:numPr>
        <w:tabs>
          <w:tab w:val="clear" w:pos="1979"/>
          <w:tab w:val="num" w:pos="1800"/>
        </w:tabs>
        <w:ind w:left="1800" w:hanging="540"/>
      </w:pPr>
      <w:r>
        <w:t>Автоматический анализ трассировки прогона, обновление и отображения графа</w:t>
      </w:r>
    </w:p>
    <w:p w:rsidR="00A17C6E" w:rsidRDefault="00A17C6E" w:rsidP="00A17C6E">
      <w:pPr>
        <w:numPr>
          <w:ilvl w:val="1"/>
          <w:numId w:val="28"/>
        </w:numPr>
        <w:tabs>
          <w:tab w:val="clear" w:pos="1979"/>
          <w:tab w:val="num" w:pos="1800"/>
        </w:tabs>
        <w:ind w:left="1800" w:hanging="540"/>
      </w:pPr>
      <w:r>
        <w:lastRenderedPageBreak/>
        <w:t xml:space="preserve">Возможность масштабировать и </w:t>
      </w:r>
      <w:r w:rsidRPr="00A17C6E">
        <w:t>панорамировать</w:t>
      </w:r>
      <w:r>
        <w:t xml:space="preserve"> граф</w:t>
      </w:r>
    </w:p>
    <w:p w:rsidR="00A17C6E" w:rsidRDefault="00A17C6E" w:rsidP="00A17C6E">
      <w:pPr>
        <w:numPr>
          <w:ilvl w:val="1"/>
          <w:numId w:val="28"/>
        </w:numPr>
        <w:tabs>
          <w:tab w:val="clear" w:pos="1979"/>
          <w:tab w:val="num" w:pos="1800"/>
        </w:tabs>
        <w:ind w:left="1800" w:hanging="540"/>
      </w:pPr>
      <w:r>
        <w:t>Вывод информации о графе на экран</w:t>
      </w:r>
    </w:p>
    <w:p w:rsidR="00A17C6E" w:rsidRDefault="00A17C6E" w:rsidP="00A17C6E">
      <w:pPr>
        <w:numPr>
          <w:ilvl w:val="1"/>
          <w:numId w:val="28"/>
        </w:numPr>
        <w:tabs>
          <w:tab w:val="clear" w:pos="1979"/>
          <w:tab w:val="num" w:pos="1800"/>
        </w:tabs>
        <w:ind w:left="1800" w:hanging="540"/>
      </w:pPr>
      <w:r>
        <w:t>Выделение вершин графа, относящихся к решению</w:t>
      </w:r>
    </w:p>
    <w:p w:rsidR="00A17C6E" w:rsidRDefault="00A17C6E" w:rsidP="00A17C6E">
      <w:pPr>
        <w:numPr>
          <w:ilvl w:val="1"/>
          <w:numId w:val="28"/>
        </w:numPr>
        <w:tabs>
          <w:tab w:val="clear" w:pos="1979"/>
          <w:tab w:val="num" w:pos="1800"/>
        </w:tabs>
        <w:ind w:left="1800" w:hanging="540"/>
      </w:pPr>
      <w:r>
        <w:t>Вызов подробной информации о каждой вершине по клику</w:t>
      </w:r>
    </w:p>
    <w:p w:rsidR="00510201" w:rsidRPr="00230CE1" w:rsidRDefault="00510201" w:rsidP="00230CE1">
      <w:pPr>
        <w:rPr>
          <w:b/>
          <w:bCs/>
        </w:rPr>
      </w:pPr>
      <w:r w:rsidRPr="00230CE1">
        <w:rPr>
          <w:b/>
          <w:bCs/>
        </w:rPr>
        <w:t>Требования к надежности:</w:t>
      </w:r>
    </w:p>
    <w:p w:rsidR="00510201" w:rsidRDefault="00510201" w:rsidP="00510201">
      <w:pPr>
        <w:ind w:left="539" w:firstLine="357"/>
      </w:pPr>
      <w:r w:rsidRPr="00214E64">
        <w:t xml:space="preserve">Основное требование к надежности направлено на поддержание в исправном и работоспособном </w:t>
      </w:r>
      <w:r w:rsidR="008015EF" w:rsidRPr="00214E64">
        <w:t>ЭВМ,</w:t>
      </w:r>
      <w:r w:rsidRPr="00214E64">
        <w:t xml:space="preserve"> на которой происходит использование программного комплекса </w:t>
      </w:r>
      <w:r w:rsidRPr="00214E64">
        <w:rPr>
          <w:lang w:val="en-US"/>
        </w:rPr>
        <w:t>RAO</w:t>
      </w:r>
      <w:r w:rsidRPr="00214E64">
        <w:t>-</w:t>
      </w:r>
      <w:r w:rsidRPr="00214E64">
        <w:rPr>
          <w:lang w:val="en-US"/>
        </w:rPr>
        <w:t>Studio</w:t>
      </w:r>
      <w:r w:rsidRPr="00214E64">
        <w:t>.</w:t>
      </w:r>
    </w:p>
    <w:p w:rsidR="00230CE1" w:rsidRDefault="00230CE1" w:rsidP="00230CE1">
      <w:pPr>
        <w:ind w:left="539" w:firstLine="357"/>
      </w:pPr>
      <w:r>
        <w:t>Проектные решения должны обеспечивать:</w:t>
      </w:r>
    </w:p>
    <w:p w:rsidR="00230CE1" w:rsidRDefault="00230CE1" w:rsidP="00230CE1">
      <w:pPr>
        <w:numPr>
          <w:ilvl w:val="0"/>
          <w:numId w:val="21"/>
        </w:numPr>
      </w:pPr>
      <w:r w:rsidRPr="00E3380B">
        <w:t>Сохранение работоспособности системы при отказе по любым причинам подсистемы или её части</w:t>
      </w:r>
    </w:p>
    <w:p w:rsidR="00230CE1" w:rsidRPr="00E3380B" w:rsidRDefault="00230CE1" w:rsidP="00230CE1">
      <w:pPr>
        <w:numPr>
          <w:ilvl w:val="0"/>
          <w:numId w:val="21"/>
        </w:numPr>
      </w:pPr>
      <w:r w:rsidRPr="00E3380B">
        <w:t xml:space="preserve">Количество отказов из-за невыявленных ошибок не </w:t>
      </w:r>
      <w:r>
        <w:t>более</w:t>
      </w:r>
      <w:r w:rsidRPr="00E3380B">
        <w:t xml:space="preserve"> 1 на 1000 сеансов работы с программой</w:t>
      </w:r>
    </w:p>
    <w:p w:rsidR="00E3380B" w:rsidRPr="00E3380B" w:rsidRDefault="00E3380B" w:rsidP="00E3380B">
      <w:pPr>
        <w:ind w:left="539" w:firstLine="357"/>
      </w:pPr>
      <w:r>
        <w:t>Д</w:t>
      </w:r>
      <w:r w:rsidRPr="00E3380B">
        <w:t>олжны иметь защиту от некорректных действий пользователей и ошибочных исходных данных.</w:t>
      </w:r>
    </w:p>
    <w:p w:rsidR="007A494E" w:rsidRPr="00DE70DF" w:rsidRDefault="007A494E" w:rsidP="007A494E">
      <w:pPr>
        <w:rPr>
          <w:b/>
        </w:rPr>
      </w:pPr>
      <w:r w:rsidRPr="00DE70DF">
        <w:rPr>
          <w:b/>
        </w:rPr>
        <w:t>Условия эксплуатации:</w:t>
      </w:r>
    </w:p>
    <w:p w:rsidR="007A494E" w:rsidRPr="009015EF" w:rsidRDefault="007A494E" w:rsidP="007A494E">
      <w:pPr>
        <w:numPr>
          <w:ilvl w:val="0"/>
          <w:numId w:val="22"/>
        </w:numPr>
      </w:pPr>
      <w:r w:rsidRPr="009015EF">
        <w:t>Эксплуатация должна производиться на оборудовании, отвечающем требованиями к составу и параметрам технических средств, и с применением программных средств, отвечающим требован</w:t>
      </w:r>
      <w:r w:rsidR="00720E20">
        <w:t>иям к программной совместимости</w:t>
      </w:r>
    </w:p>
    <w:p w:rsidR="007A494E" w:rsidRPr="009015EF" w:rsidRDefault="007A494E" w:rsidP="007A494E">
      <w:pPr>
        <w:numPr>
          <w:ilvl w:val="0"/>
          <w:numId w:val="22"/>
        </w:numPr>
      </w:pPr>
      <w:r w:rsidRPr="009015EF">
        <w:t>Аппаратные средства должны эксплуатироваться в помещениях с выделенной розеточной электросетью 220В ±10%, 50 Гц с защитным заземление</w:t>
      </w:r>
      <w:r w:rsidR="00720E20">
        <w:t>м</w:t>
      </w:r>
    </w:p>
    <w:p w:rsidR="007A494E" w:rsidRPr="00DE70DF" w:rsidRDefault="007A494E" w:rsidP="007A494E">
      <w:pPr>
        <w:rPr>
          <w:b/>
        </w:rPr>
      </w:pPr>
      <w:r w:rsidRPr="00DE70DF">
        <w:rPr>
          <w:b/>
        </w:rPr>
        <w:t>Требования к составу и параметрам технических средств:</w:t>
      </w:r>
    </w:p>
    <w:p w:rsidR="007A494E" w:rsidRDefault="007A494E" w:rsidP="007A494E">
      <w:pPr>
        <w:ind w:left="540" w:firstLine="360"/>
      </w:pPr>
      <w:r w:rsidRPr="00990C92">
        <w:t>Программный продукт должен работать на компьютерах со следующими характеристиками:</w:t>
      </w:r>
    </w:p>
    <w:p w:rsidR="007A494E" w:rsidRPr="009015EF" w:rsidRDefault="00720E20" w:rsidP="007A494E">
      <w:pPr>
        <w:numPr>
          <w:ilvl w:val="0"/>
          <w:numId w:val="23"/>
        </w:numPr>
      </w:pPr>
      <w:r>
        <w:t>объем ОЗУ не менее 256 Мб</w:t>
      </w:r>
    </w:p>
    <w:p w:rsidR="007A494E" w:rsidRPr="009015EF" w:rsidRDefault="007A494E" w:rsidP="007A494E">
      <w:pPr>
        <w:numPr>
          <w:ilvl w:val="0"/>
          <w:numId w:val="23"/>
        </w:numPr>
      </w:pPr>
      <w:r w:rsidRPr="009015EF">
        <w:t>микропроцессор с тактовой частотой не менее 400 МГц</w:t>
      </w:r>
    </w:p>
    <w:p w:rsidR="007A494E" w:rsidRPr="009015EF" w:rsidRDefault="007A494E" w:rsidP="007A494E">
      <w:pPr>
        <w:numPr>
          <w:ilvl w:val="0"/>
          <w:numId w:val="23"/>
        </w:numPr>
      </w:pPr>
      <w:r>
        <w:t>требуемое свободное</w:t>
      </w:r>
      <w:r w:rsidRPr="009015EF">
        <w:t xml:space="preserve"> мест</w:t>
      </w:r>
      <w:r>
        <w:t xml:space="preserve">о на жестком диске – </w:t>
      </w:r>
      <w:r w:rsidR="00720E20">
        <w:t>40 Мб</w:t>
      </w:r>
    </w:p>
    <w:p w:rsidR="007A494E" w:rsidRDefault="007A494E" w:rsidP="007A494E">
      <w:pPr>
        <w:rPr>
          <w:b/>
        </w:rPr>
      </w:pPr>
      <w:r w:rsidRPr="00DE70DF">
        <w:rPr>
          <w:b/>
        </w:rPr>
        <w:t>Требования к информационной и программной совместимости:</w:t>
      </w:r>
    </w:p>
    <w:p w:rsidR="007A494E" w:rsidRDefault="007A494E" w:rsidP="007A494E">
      <w:pPr>
        <w:numPr>
          <w:ilvl w:val="0"/>
          <w:numId w:val="25"/>
        </w:numPr>
      </w:pPr>
      <w:r>
        <w:t xml:space="preserve">операционная система Windows </w:t>
      </w:r>
      <w:r>
        <w:rPr>
          <w:lang w:val="en-US"/>
        </w:rPr>
        <w:t>XP</w:t>
      </w:r>
      <w:r w:rsidRPr="009015EF">
        <w:t xml:space="preserve"> </w:t>
      </w:r>
      <w:r>
        <w:t>и старше или Ubuntu 12.10 и старше</w:t>
      </w:r>
      <w:r w:rsidR="0050754D">
        <w:rPr>
          <w:rStyle w:val="a7"/>
        </w:rPr>
        <w:footnoteReference w:id="4"/>
      </w:r>
    </w:p>
    <w:p w:rsidR="007A494E" w:rsidRPr="009015EF" w:rsidRDefault="007A494E" w:rsidP="007A494E">
      <w:pPr>
        <w:numPr>
          <w:ilvl w:val="0"/>
          <w:numId w:val="25"/>
        </w:numPr>
      </w:pPr>
      <w:r>
        <w:lastRenderedPageBreak/>
        <w:t>наличие в операционной системе средства просмотра спра</w:t>
      </w:r>
      <w:r w:rsidR="00720E20">
        <w:t>вки в формате Qt - Qt Assistant</w:t>
      </w:r>
    </w:p>
    <w:p w:rsidR="007A494E" w:rsidRPr="00DE70DF" w:rsidRDefault="007A494E" w:rsidP="007A494E">
      <w:pPr>
        <w:rPr>
          <w:b/>
        </w:rPr>
      </w:pPr>
      <w:r w:rsidRPr="00DE70DF">
        <w:rPr>
          <w:b/>
        </w:rPr>
        <w:t>Требования к маркировке и упаковке:</w:t>
      </w:r>
    </w:p>
    <w:p w:rsidR="007A494E" w:rsidRDefault="007A494E" w:rsidP="007A494E">
      <w:pPr>
        <w:ind w:left="539" w:firstLine="357"/>
      </w:pPr>
      <w:r w:rsidRPr="00214E64">
        <w:t>Не предъявляются</w:t>
      </w:r>
      <w:r w:rsidR="00720E20">
        <w:t>.</w:t>
      </w:r>
    </w:p>
    <w:p w:rsidR="007A494E" w:rsidRPr="00DE70DF" w:rsidRDefault="007A494E" w:rsidP="007A494E">
      <w:pPr>
        <w:rPr>
          <w:b/>
        </w:rPr>
      </w:pPr>
      <w:r w:rsidRPr="00DE70DF">
        <w:rPr>
          <w:b/>
        </w:rPr>
        <w:t>Требования к транспортированию и хранению:</w:t>
      </w:r>
    </w:p>
    <w:p w:rsidR="007A494E" w:rsidRDefault="007A494E" w:rsidP="007A494E">
      <w:pPr>
        <w:ind w:left="539" w:firstLine="357"/>
      </w:pPr>
      <w:r w:rsidRPr="006D2055">
        <w:t>Не предъявляются</w:t>
      </w:r>
      <w:r w:rsidR="00720E20">
        <w:t>.</w:t>
      </w:r>
    </w:p>
    <w:p w:rsidR="007A494E" w:rsidRPr="00F66C9B" w:rsidRDefault="00AD4C5F" w:rsidP="004E3227">
      <w:pPr>
        <w:pStyle w:val="2"/>
      </w:pPr>
      <w:bookmarkStart w:id="21" w:name="_Toc389425172"/>
      <w:r>
        <w:t>4</w:t>
      </w:r>
      <w:r w:rsidR="007A494E">
        <w:t xml:space="preserve">.5. </w:t>
      </w:r>
      <w:r w:rsidR="007A494E" w:rsidRPr="00F66C9B">
        <w:t>Стадии и этапы разработки</w:t>
      </w:r>
      <w:bookmarkEnd w:id="21"/>
    </w:p>
    <w:p w:rsidR="007A494E" w:rsidRDefault="007A494E" w:rsidP="007A494E">
      <w:pPr>
        <w:ind w:firstLine="360"/>
      </w:pPr>
      <w:r>
        <w:t>Разработка долж</w:t>
      </w:r>
      <w:r w:rsidR="00720E20">
        <w:t>на быть проведена в три стадии:</w:t>
      </w:r>
    </w:p>
    <w:p w:rsidR="007A494E" w:rsidRDefault="0050754D" w:rsidP="007A494E">
      <w:pPr>
        <w:numPr>
          <w:ilvl w:val="0"/>
          <w:numId w:val="17"/>
        </w:numPr>
        <w:tabs>
          <w:tab w:val="clear" w:pos="720"/>
          <w:tab w:val="num" w:pos="1620"/>
        </w:tabs>
        <w:spacing w:after="0" w:line="360" w:lineRule="auto"/>
        <w:ind w:left="1616" w:hanging="357"/>
        <w:jc w:val="left"/>
      </w:pPr>
      <w:r>
        <w:t>техническое задание</w:t>
      </w:r>
    </w:p>
    <w:p w:rsidR="007A494E" w:rsidRDefault="0050754D" w:rsidP="007A494E">
      <w:pPr>
        <w:numPr>
          <w:ilvl w:val="0"/>
          <w:numId w:val="17"/>
        </w:numPr>
        <w:tabs>
          <w:tab w:val="clear" w:pos="720"/>
          <w:tab w:val="num" w:pos="1620"/>
        </w:tabs>
        <w:spacing w:after="0" w:line="360" w:lineRule="auto"/>
        <w:ind w:left="1616" w:hanging="357"/>
        <w:jc w:val="left"/>
      </w:pPr>
      <w:r>
        <w:t>технический и рабочий проекты</w:t>
      </w:r>
    </w:p>
    <w:p w:rsidR="007A494E" w:rsidRDefault="0050754D" w:rsidP="007A494E">
      <w:pPr>
        <w:numPr>
          <w:ilvl w:val="0"/>
          <w:numId w:val="17"/>
        </w:numPr>
        <w:tabs>
          <w:tab w:val="clear" w:pos="720"/>
          <w:tab w:val="num" w:pos="1620"/>
        </w:tabs>
        <w:spacing w:after="0" w:line="360" w:lineRule="auto"/>
        <w:ind w:left="1616" w:hanging="357"/>
        <w:jc w:val="left"/>
      </w:pPr>
      <w:r>
        <w:t>внедрение</w:t>
      </w:r>
    </w:p>
    <w:p w:rsidR="007A494E" w:rsidRDefault="007A494E" w:rsidP="007A494E">
      <w:r>
        <w:t>На стадии «Техническое задание» должен быть выполнен этап разработки и согласования настоящего технического задания.</w:t>
      </w:r>
    </w:p>
    <w:p w:rsidR="007A494E" w:rsidRDefault="007A494E" w:rsidP="007A494E">
      <w:r>
        <w:t>На стадии «Технический и рабочий проект» должны быть выполнены перечисленные ниже этапы работ:</w:t>
      </w:r>
    </w:p>
    <w:p w:rsidR="007A494E" w:rsidRPr="0050754D" w:rsidRDefault="0050754D" w:rsidP="007A494E">
      <w:pPr>
        <w:numPr>
          <w:ilvl w:val="0"/>
          <w:numId w:val="18"/>
        </w:numPr>
        <w:tabs>
          <w:tab w:val="clear" w:pos="1260"/>
          <w:tab w:val="num" w:pos="1620"/>
        </w:tabs>
        <w:spacing w:after="0" w:line="360" w:lineRule="auto"/>
        <w:ind w:left="1620"/>
      </w:pPr>
      <w:r>
        <w:t>разработка программы</w:t>
      </w:r>
    </w:p>
    <w:p w:rsidR="0050754D" w:rsidRDefault="0050754D" w:rsidP="007A494E">
      <w:pPr>
        <w:numPr>
          <w:ilvl w:val="0"/>
          <w:numId w:val="18"/>
        </w:numPr>
        <w:tabs>
          <w:tab w:val="clear" w:pos="1260"/>
          <w:tab w:val="num" w:pos="1620"/>
        </w:tabs>
        <w:spacing w:after="0" w:line="360" w:lineRule="auto"/>
        <w:ind w:left="1620"/>
      </w:pPr>
      <w:r>
        <w:t>разработка методики тестирования</w:t>
      </w:r>
    </w:p>
    <w:p w:rsidR="007A494E" w:rsidRDefault="007A494E" w:rsidP="007A494E">
      <w:pPr>
        <w:numPr>
          <w:ilvl w:val="0"/>
          <w:numId w:val="18"/>
        </w:numPr>
        <w:tabs>
          <w:tab w:val="clear" w:pos="1260"/>
          <w:tab w:val="num" w:pos="1620"/>
        </w:tabs>
        <w:spacing w:after="0" w:line="360" w:lineRule="auto"/>
        <w:ind w:left="1620"/>
      </w:pPr>
      <w:r w:rsidRPr="00F66C9B">
        <w:t>разработка программной документации</w:t>
      </w:r>
    </w:p>
    <w:p w:rsidR="007A494E" w:rsidRDefault="007A494E" w:rsidP="007A494E">
      <w:pPr>
        <w:numPr>
          <w:ilvl w:val="0"/>
          <w:numId w:val="18"/>
        </w:numPr>
        <w:tabs>
          <w:tab w:val="clear" w:pos="1260"/>
          <w:tab w:val="num" w:pos="1620"/>
        </w:tabs>
        <w:spacing w:after="0" w:line="360" w:lineRule="auto"/>
        <w:ind w:left="1620"/>
      </w:pPr>
      <w:r>
        <w:t>испытания программы</w:t>
      </w:r>
    </w:p>
    <w:p w:rsidR="007A494E" w:rsidRPr="001C503B" w:rsidRDefault="007A494E" w:rsidP="007A494E">
      <w:r>
        <w:t>На стадии «Внедрение» должен быть выполнен этап разработки «Подготовка и передача программы».</w:t>
      </w:r>
    </w:p>
    <w:p w:rsidR="00510201" w:rsidRPr="00F66C9B" w:rsidRDefault="00AD4C5F" w:rsidP="004E3227">
      <w:pPr>
        <w:pStyle w:val="2"/>
      </w:pPr>
      <w:bookmarkStart w:id="22" w:name="_Toc389425173"/>
      <w:r>
        <w:t>4</w:t>
      </w:r>
      <w:r w:rsidR="00510201">
        <w:t>.6</w:t>
      </w:r>
      <w:r w:rsidR="00510201" w:rsidRPr="00F66C9B">
        <w:t>. Порядок контроля и приемки</w:t>
      </w:r>
      <w:bookmarkEnd w:id="22"/>
    </w:p>
    <w:p w:rsidR="00510201" w:rsidRDefault="00510201" w:rsidP="00510201">
      <w:pPr>
        <w:ind w:firstLine="540"/>
      </w:pPr>
      <w:r>
        <w:t xml:space="preserve">Контроль и приемка работоспособности </w:t>
      </w:r>
      <w:r w:rsidR="00FE119E">
        <w:t xml:space="preserve">плагина «Пятнашки» </w:t>
      </w:r>
      <w:r>
        <w:t xml:space="preserve">должны осуществляться </w:t>
      </w:r>
      <w:r w:rsidRPr="00214E64">
        <w:t>в процессе проверки функциональности (апробирования) системы имитационного моделирования</w:t>
      </w:r>
      <w:r>
        <w:t xml:space="preserve"> </w:t>
      </w:r>
      <w:r w:rsidR="00FE119E">
        <w:t xml:space="preserve">путем многократных тестов в </w:t>
      </w:r>
      <w:r w:rsidRPr="00214E64">
        <w:t>соответствии с требованиями к функциональным характеристикам системы.</w:t>
      </w:r>
    </w:p>
    <w:p w:rsidR="0050754D" w:rsidRPr="00814B4F" w:rsidRDefault="0050754D" w:rsidP="0050754D">
      <w:r>
        <w:t>Учитывая специфику плагина, а именно автоматическая генерация текста модели  и тесная интеграция, в условиях командной разработки необходимо разработать автоматическое тестирование работы плагина.</w:t>
      </w:r>
    </w:p>
    <w:p w:rsidR="0098189B" w:rsidRDefault="00B45DBE" w:rsidP="003D5622">
      <w:pPr>
        <w:pStyle w:val="1"/>
      </w:pPr>
      <w:r>
        <w:br w:type="page"/>
      </w:r>
      <w:bookmarkStart w:id="23" w:name="_Toc389425174"/>
      <w:r w:rsidR="003D5622" w:rsidRPr="003D5622">
        <w:lastRenderedPageBreak/>
        <w:t>5. Технический этап проектирования</w:t>
      </w:r>
      <w:bookmarkEnd w:id="23"/>
    </w:p>
    <w:p w:rsidR="00D62BC4" w:rsidRDefault="004215A6" w:rsidP="00D62BC4">
      <w:r>
        <w:t xml:space="preserve">Как уже было сказано ранее, плагин для системы РДО должен реализовывать интерфейс </w:t>
      </w:r>
      <w:r w:rsidR="004E3227">
        <w:rPr>
          <w:lang w:val="en-US"/>
        </w:rPr>
        <w:t>PluginInterface</w:t>
      </w:r>
      <w:r w:rsidR="00D62BC4">
        <w:t>. Кроме того плагин должен реализовывать функции, ради которых он создавался, поэтому необходимо создать два класса</w:t>
      </w:r>
      <w:r w:rsidR="00720E20">
        <w:t>:</w:t>
      </w:r>
    </w:p>
    <w:p w:rsidR="00D62BC4" w:rsidRDefault="00D62BC4" w:rsidP="00D62BC4">
      <w:pPr>
        <w:numPr>
          <w:ilvl w:val="0"/>
          <w:numId w:val="28"/>
        </w:numPr>
      </w:pPr>
      <w:r>
        <w:t>Окно создания начальной</w:t>
      </w:r>
      <w:r w:rsidR="005743DC">
        <w:t xml:space="preserve"> ситуации</w:t>
      </w:r>
    </w:p>
    <w:p w:rsidR="00D62BC4" w:rsidRDefault="00D62BC4" w:rsidP="00D62BC4">
      <w:pPr>
        <w:numPr>
          <w:ilvl w:val="0"/>
          <w:numId w:val="28"/>
        </w:numPr>
      </w:pPr>
      <w:r>
        <w:t>Окно вывода</w:t>
      </w:r>
    </w:p>
    <w:p w:rsidR="00D62BC4" w:rsidRDefault="00D62BC4" w:rsidP="004215A6">
      <w:r>
        <w:t xml:space="preserve">На </w:t>
      </w:r>
      <w:r w:rsidR="004E3227">
        <w:fldChar w:fldCharType="begin"/>
      </w:r>
      <w:r w:rsidR="004E3227">
        <w:instrText xml:space="preserve"> REF _Ref388924761 \h </w:instrText>
      </w:r>
      <w:r w:rsidR="004E3227">
        <w:fldChar w:fldCharType="separate"/>
      </w:r>
      <w:r w:rsidR="006254D6">
        <w:t xml:space="preserve">Рисунок </w:t>
      </w:r>
      <w:r w:rsidR="006254D6">
        <w:rPr>
          <w:noProof/>
        </w:rPr>
        <w:t>6</w:t>
      </w:r>
      <w:r w:rsidR="004E3227">
        <w:fldChar w:fldCharType="end"/>
      </w:r>
      <w:r w:rsidR="004E3227">
        <w:t>6</w:t>
      </w:r>
      <w:r>
        <w:t xml:space="preserve"> изображена упрощенная диаграмма классов, показывающая структуру плагина, разработанную на </w:t>
      </w:r>
      <w:r w:rsidR="007C1220">
        <w:t xml:space="preserve">этапе </w:t>
      </w:r>
      <w:r>
        <w:t>техничес</w:t>
      </w:r>
      <w:r w:rsidR="007C1220">
        <w:t>кого проектирования.</w:t>
      </w:r>
    </w:p>
    <w:p w:rsidR="00D62BC4" w:rsidRDefault="00D62BC4" w:rsidP="00D62BC4">
      <w:pPr>
        <w:keepNext/>
        <w:jc w:val="center"/>
      </w:pPr>
      <w:r>
        <w:object w:dxaOrig="4414" w:dyaOrig="3740">
          <v:shape id="_x0000_i1027" type="#_x0000_t75" style="width:220.2pt;height:186.7pt" o:ole="">
            <v:imagedata r:id="rId16" o:title=""/>
          </v:shape>
          <o:OLEObject Type="Embed" ProgID="Visio.Drawing.11" ShapeID="_x0000_i1027" DrawAspect="Content" ObjectID="_1463168515" r:id="rId17"/>
        </w:object>
      </w:r>
    </w:p>
    <w:p w:rsidR="00D62BC4" w:rsidRDefault="00D62BC4" w:rsidP="00D62BC4">
      <w:pPr>
        <w:pStyle w:val="a5"/>
      </w:pPr>
      <w:bookmarkStart w:id="24" w:name="_Ref388924761"/>
      <w:r>
        <w:t xml:space="preserve">Рисунок </w:t>
      </w:r>
      <w:fldSimple w:instr=" SEQ Рисунок \* ARABIC ">
        <w:r w:rsidR="006254D6">
          <w:rPr>
            <w:noProof/>
          </w:rPr>
          <w:t>6</w:t>
        </w:r>
      </w:fldSimple>
      <w:bookmarkEnd w:id="24"/>
    </w:p>
    <w:p w:rsidR="003A4E85" w:rsidRDefault="004E3227" w:rsidP="004E3227">
      <w:pPr>
        <w:pStyle w:val="2"/>
      </w:pPr>
      <w:bookmarkStart w:id="25" w:name="_Toc389425175"/>
      <w:r>
        <w:t>5</w:t>
      </w:r>
      <w:r w:rsidR="002F6C67">
        <w:t>.</w:t>
      </w:r>
      <w:r w:rsidR="002F6C67" w:rsidRPr="002F6C67">
        <w:t>1</w:t>
      </w:r>
      <w:r w:rsidR="003A4E85">
        <w:t>. Разработка архитектуры класса диалог</w:t>
      </w:r>
      <w:r>
        <w:t>ового</w:t>
      </w:r>
      <w:r w:rsidR="003A4E85">
        <w:t xml:space="preserve"> </w:t>
      </w:r>
      <w:r>
        <w:t xml:space="preserve">окна для </w:t>
      </w:r>
      <w:r w:rsidR="003A4E85">
        <w:t>задания начальной ситуации</w:t>
      </w:r>
      <w:bookmarkEnd w:id="25"/>
    </w:p>
    <w:p w:rsidR="005743DC" w:rsidRPr="005743DC" w:rsidRDefault="005743DC" w:rsidP="005743DC">
      <w:r>
        <w:t>Для реализации требуемого функционала, а именно:</w:t>
      </w:r>
    </w:p>
    <w:p w:rsidR="005743DC" w:rsidRDefault="005743DC" w:rsidP="005743DC">
      <w:pPr>
        <w:numPr>
          <w:ilvl w:val="0"/>
          <w:numId w:val="32"/>
        </w:numPr>
      </w:pPr>
      <w:r>
        <w:t>Возможность задать положение игровых фишек: вручную,</w:t>
      </w:r>
      <w:r w:rsidR="004E3227">
        <w:t xml:space="preserve"> </w:t>
      </w:r>
      <w:r w:rsidR="00BF6EE8">
        <w:t>т.е.</w:t>
      </w:r>
      <w:r w:rsidR="004E3227">
        <w:t xml:space="preserve"> передвигая фишки с помощью мыши,</w:t>
      </w:r>
      <w:r>
        <w:t xml:space="preserve"> а так же </w:t>
      </w:r>
      <w:r w:rsidR="004E3227">
        <w:t>полуавтоматически</w:t>
      </w:r>
      <w:r>
        <w:t xml:space="preserve"> в случайном, заданном с клавиатуры и</w:t>
      </w:r>
      <w:r w:rsidR="004E3227">
        <w:t>ли</w:t>
      </w:r>
      <w:r>
        <w:t xml:space="preserve"> правильном порядках</w:t>
      </w:r>
    </w:p>
    <w:p w:rsidR="005743DC" w:rsidRDefault="005743DC" w:rsidP="005743DC">
      <w:pPr>
        <w:numPr>
          <w:ilvl w:val="0"/>
          <w:numId w:val="32"/>
        </w:numPr>
      </w:pPr>
      <w:r>
        <w:t>Возможность задать настройки стоимости применения правил</w:t>
      </w:r>
    </w:p>
    <w:p w:rsidR="005743DC" w:rsidRDefault="005743DC" w:rsidP="005743DC">
      <w:pPr>
        <w:numPr>
          <w:ilvl w:val="0"/>
          <w:numId w:val="32"/>
        </w:numPr>
      </w:pPr>
      <w:r>
        <w:t>Автозаполнение описанных функций в поле выбор</w:t>
      </w:r>
      <w:r w:rsidR="001A155E">
        <w:t>а эвристики</w:t>
      </w:r>
    </w:p>
    <w:p w:rsidR="003A4E85" w:rsidRPr="003A4E85" w:rsidRDefault="0043509E" w:rsidP="003A4E85">
      <w:r>
        <w:t>н</w:t>
      </w:r>
      <w:r w:rsidR="003A4E85">
        <w:t xml:space="preserve">еобходимо вверить во владение диалогу задания начальной ситуации классы согласно структуре указанной на диаграмме на </w:t>
      </w:r>
      <w:r>
        <w:fldChar w:fldCharType="begin"/>
      </w:r>
      <w:r>
        <w:instrText xml:space="preserve"> REF _Ref388926278 \h </w:instrText>
      </w:r>
      <w:r>
        <w:fldChar w:fldCharType="separate"/>
      </w:r>
      <w:r w:rsidR="006254D6">
        <w:t xml:space="preserve">Рисунок </w:t>
      </w:r>
      <w:r w:rsidR="006254D6">
        <w:rPr>
          <w:noProof/>
        </w:rPr>
        <w:t>7</w:t>
      </w:r>
      <w:r>
        <w:fldChar w:fldCharType="end"/>
      </w:r>
      <w:r w:rsidR="003A4E85">
        <w:t>.</w:t>
      </w:r>
    </w:p>
    <w:p w:rsidR="005743DC" w:rsidRDefault="0043509E" w:rsidP="005743DC">
      <w:pPr>
        <w:keepNext/>
        <w:jc w:val="center"/>
      </w:pPr>
      <w:r>
        <w:object w:dxaOrig="5685" w:dyaOrig="3435">
          <v:shape id="_x0000_i1028" type="#_x0000_t75" style="width:284.65pt;height:171.65pt" o:ole="">
            <v:imagedata r:id="rId18" o:title=""/>
          </v:shape>
          <o:OLEObject Type="Embed" ProgID="Visio.Drawing.11" ShapeID="_x0000_i1028" DrawAspect="Content" ObjectID="_1463168516" r:id="rId19"/>
        </w:object>
      </w:r>
    </w:p>
    <w:p w:rsidR="007C1220" w:rsidRDefault="005743DC" w:rsidP="005743DC">
      <w:pPr>
        <w:pStyle w:val="a5"/>
      </w:pPr>
      <w:bookmarkStart w:id="26" w:name="_Ref388926278"/>
      <w:r>
        <w:t xml:space="preserve">Рисунок </w:t>
      </w:r>
      <w:fldSimple w:instr=" SEQ Рисунок \* ARABIC ">
        <w:r w:rsidR="006254D6">
          <w:rPr>
            <w:noProof/>
          </w:rPr>
          <w:t>7</w:t>
        </w:r>
      </w:fldSimple>
      <w:bookmarkEnd w:id="26"/>
    </w:p>
    <w:p w:rsidR="003A4E85" w:rsidRPr="0043509E" w:rsidRDefault="003A4E85" w:rsidP="003A4E85">
      <w:r w:rsidRPr="003A4E85">
        <w:rPr>
          <w:b/>
          <w:lang w:val="en-US"/>
        </w:rPr>
        <w:t>MultiS</w:t>
      </w:r>
      <w:r w:rsidR="009D7FE5">
        <w:rPr>
          <w:b/>
          <w:lang w:val="en-US"/>
        </w:rPr>
        <w:t>e</w:t>
      </w:r>
      <w:r w:rsidRPr="003A4E85">
        <w:rPr>
          <w:b/>
          <w:lang w:val="en-US"/>
        </w:rPr>
        <w:t>lectCompleter</w:t>
      </w:r>
      <w:r w:rsidRPr="003A4E85">
        <w:t xml:space="preserve"> –</w:t>
      </w:r>
      <w:r>
        <w:t xml:space="preserve"> класс, добавляющий в плагин авто</w:t>
      </w:r>
      <w:r w:rsidR="0043509E">
        <w:t>до</w:t>
      </w:r>
      <w:r>
        <w:t>полнение</w:t>
      </w:r>
      <w:r w:rsidR="0043509E">
        <w:t>.</w:t>
      </w:r>
    </w:p>
    <w:p w:rsidR="008C3BEA" w:rsidRDefault="008C3BEA" w:rsidP="003A4E85">
      <w:r w:rsidRPr="008C3BEA">
        <w:rPr>
          <w:b/>
          <w:lang w:val="en-US"/>
        </w:rPr>
        <w:t>Board</w:t>
      </w:r>
      <w:r w:rsidRPr="008C3BEA">
        <w:rPr>
          <w:b/>
        </w:rPr>
        <w:t xml:space="preserve"> </w:t>
      </w:r>
      <w:r w:rsidRPr="008C3BEA">
        <w:t xml:space="preserve">– </w:t>
      </w:r>
      <w:r>
        <w:t>класс, необходимый для отображения расстановки фишек и её ручной настройки</w:t>
      </w:r>
      <w:r w:rsidR="00932064">
        <w:t>.</w:t>
      </w:r>
    </w:p>
    <w:p w:rsidR="008C3BEA" w:rsidRDefault="008C3BEA" w:rsidP="003A4E85">
      <w:r w:rsidRPr="008C3BEA">
        <w:rPr>
          <w:b/>
          <w:lang w:val="en-US"/>
        </w:rPr>
        <w:t>Tile</w:t>
      </w:r>
      <w:r w:rsidR="009D7FE5">
        <w:rPr>
          <w:b/>
          <w:lang w:val="en-US"/>
        </w:rPr>
        <w:t>s</w:t>
      </w:r>
      <w:r w:rsidRPr="008C3BEA">
        <w:rPr>
          <w:b/>
          <w:lang w:val="en-US"/>
        </w:rPr>
        <w:t>OrderDialog</w:t>
      </w:r>
      <w:r w:rsidRPr="008C3BEA">
        <w:rPr>
          <w:b/>
        </w:rPr>
        <w:t xml:space="preserve"> </w:t>
      </w:r>
      <w:r w:rsidRPr="008C3BEA">
        <w:t xml:space="preserve">– </w:t>
      </w:r>
      <w:r>
        <w:t>класс, реализующий диалоговое окно расстановки фишек по местам, заданным с клавиатуры</w:t>
      </w:r>
      <w:r w:rsidR="00932064">
        <w:t>.</w:t>
      </w:r>
    </w:p>
    <w:p w:rsidR="008C3BEA" w:rsidRPr="0043509E" w:rsidRDefault="0043509E" w:rsidP="003A4E85">
      <w:pPr>
        <w:rPr>
          <w:b/>
        </w:rPr>
      </w:pPr>
      <w:r>
        <w:t>Для построения пользовательский интерфейса диалогового окна</w:t>
      </w:r>
      <w:r w:rsidR="008C3BEA">
        <w:t xml:space="preserve"> </w:t>
      </w:r>
      <w:r>
        <w:t xml:space="preserve">воспользуемся </w:t>
      </w:r>
      <w:r w:rsidR="008C3BEA">
        <w:t xml:space="preserve">библиотекой </w:t>
      </w:r>
      <w:r w:rsidR="008C3BEA">
        <w:rPr>
          <w:lang w:val="en-US"/>
        </w:rPr>
        <w:t>Qt</w:t>
      </w:r>
      <w:r>
        <w:t>, однако, по задумке для настройки стоимости применения правила необходим элемент с флажком и текстовым полем, доступным для редактирования только при активном флажке.</w:t>
      </w:r>
    </w:p>
    <w:p w:rsidR="0043509E" w:rsidRDefault="0043509E" w:rsidP="0043509E">
      <w:r>
        <w:rPr>
          <w:b/>
          <w:lang w:val="en-US"/>
        </w:rPr>
        <w:t>CheckableLineEdit</w:t>
      </w:r>
      <w:r w:rsidRPr="008C3BEA">
        <w:t xml:space="preserve"> – </w:t>
      </w:r>
      <w:r w:rsidR="001A155E">
        <w:t>класс –управляющий элемент,</w:t>
      </w:r>
      <w:r>
        <w:t xml:space="preserve"> являющийся «контейнером» для </w:t>
      </w:r>
      <w:r w:rsidR="001A155E">
        <w:t xml:space="preserve">поля </w:t>
      </w:r>
      <w:r>
        <w:t xml:space="preserve">ввода и </w:t>
      </w:r>
      <w:r w:rsidR="001A155E">
        <w:t>флажка, объединяющим</w:t>
      </w:r>
      <w:r>
        <w:t xml:space="preserve"> </w:t>
      </w:r>
      <w:r w:rsidR="001A155E">
        <w:t>в себе их свойства и добавляющим</w:t>
      </w:r>
      <w:r w:rsidR="00720E20">
        <w:t xml:space="preserve"> необходимую особенность – текстовое </w:t>
      </w:r>
      <w:r>
        <w:t>поле,</w:t>
      </w:r>
      <w:r w:rsidR="001A155E">
        <w:t xml:space="preserve"> становится</w:t>
      </w:r>
      <w:r>
        <w:t xml:space="preserve"> доступным для редактирования только при активном флажке.</w:t>
      </w:r>
    </w:p>
    <w:p w:rsidR="0029402C" w:rsidRPr="0029402C" w:rsidRDefault="0029402C" w:rsidP="003A4E85">
      <w:r>
        <w:t>Подробнее эта структура будет рассмотрена на этапе рабочего проектирования.</w:t>
      </w:r>
    </w:p>
    <w:p w:rsidR="008C3BEA" w:rsidRDefault="004E3227" w:rsidP="004E3227">
      <w:pPr>
        <w:pStyle w:val="2"/>
      </w:pPr>
      <w:bookmarkStart w:id="27" w:name="_Toc389425176"/>
      <w:r>
        <w:t>5</w:t>
      </w:r>
      <w:r w:rsidR="002F6C67">
        <w:t>.</w:t>
      </w:r>
      <w:r w:rsidR="002F6C67" w:rsidRPr="002F6C67">
        <w:t>2</w:t>
      </w:r>
      <w:r w:rsidR="008C3BEA">
        <w:t>. Разра</w:t>
      </w:r>
      <w:r>
        <w:t xml:space="preserve">ботка архитектуры класса диалогового окна для </w:t>
      </w:r>
      <w:r w:rsidR="008C3BEA">
        <w:t>построения графа</w:t>
      </w:r>
      <w:bookmarkEnd w:id="27"/>
    </w:p>
    <w:p w:rsidR="005B1446" w:rsidRDefault="005B1446" w:rsidP="005B1446">
      <w:r>
        <w:t>Для реализации требуемого функционала, а именно:</w:t>
      </w:r>
    </w:p>
    <w:p w:rsidR="00953D1D" w:rsidRDefault="00953D1D" w:rsidP="00953D1D">
      <w:pPr>
        <w:numPr>
          <w:ilvl w:val="0"/>
          <w:numId w:val="33"/>
        </w:numPr>
      </w:pPr>
      <w:r>
        <w:t>Отображения графа</w:t>
      </w:r>
    </w:p>
    <w:p w:rsidR="00953D1D" w:rsidRDefault="00953D1D" w:rsidP="00953D1D">
      <w:pPr>
        <w:numPr>
          <w:ilvl w:val="0"/>
          <w:numId w:val="33"/>
        </w:numPr>
      </w:pPr>
      <w:r>
        <w:t>Вызов подробной информации о каждой вершине по клику</w:t>
      </w:r>
    </w:p>
    <w:p w:rsidR="00953D1D" w:rsidRPr="003A4E85" w:rsidRDefault="0043509E" w:rsidP="00953D1D">
      <w:r>
        <w:t>н</w:t>
      </w:r>
      <w:r w:rsidR="00953D1D">
        <w:t xml:space="preserve">еобходимо реализовать структуру, указанную на диаграмме классов на </w:t>
      </w:r>
      <w:r>
        <w:fldChar w:fldCharType="begin"/>
      </w:r>
      <w:r>
        <w:instrText xml:space="preserve"> REF _Ref388926295 \h </w:instrText>
      </w:r>
      <w:r>
        <w:fldChar w:fldCharType="separate"/>
      </w:r>
      <w:r w:rsidR="006254D6">
        <w:t xml:space="preserve">Рисунок </w:t>
      </w:r>
      <w:r w:rsidR="006254D6">
        <w:rPr>
          <w:noProof/>
        </w:rPr>
        <w:t>8</w:t>
      </w:r>
      <w:r>
        <w:fldChar w:fldCharType="end"/>
      </w:r>
      <w:r w:rsidR="00953D1D">
        <w:t>.</w:t>
      </w:r>
    </w:p>
    <w:p w:rsidR="005B1446" w:rsidRDefault="005B1446" w:rsidP="005B1446">
      <w:pPr>
        <w:keepNext/>
        <w:jc w:val="center"/>
      </w:pPr>
      <w:r>
        <w:object w:dxaOrig="5724" w:dyaOrig="3598">
          <v:shape id="_x0000_i1029" type="#_x0000_t75" style="width:286.35pt;height:180pt" o:ole="">
            <v:imagedata r:id="rId20" o:title=""/>
          </v:shape>
          <o:OLEObject Type="Embed" ProgID="Visio.Drawing.11" ShapeID="_x0000_i1029" DrawAspect="Content" ObjectID="_1463168517" r:id="rId21"/>
        </w:object>
      </w:r>
    </w:p>
    <w:p w:rsidR="008C3BEA" w:rsidRDefault="005B1446" w:rsidP="005B1446">
      <w:pPr>
        <w:pStyle w:val="a5"/>
      </w:pPr>
      <w:bookmarkStart w:id="28" w:name="_Ref388926295"/>
      <w:r>
        <w:t xml:space="preserve">Рисунок </w:t>
      </w:r>
      <w:fldSimple w:instr=" SEQ Рисунок \* ARABIC ">
        <w:r w:rsidR="006254D6">
          <w:rPr>
            <w:noProof/>
          </w:rPr>
          <w:t>8</w:t>
        </w:r>
      </w:fldSimple>
      <w:bookmarkEnd w:id="28"/>
    </w:p>
    <w:p w:rsidR="00953D1D" w:rsidRDefault="00953D1D" w:rsidP="00953D1D">
      <w:r w:rsidRPr="00953D1D">
        <w:rPr>
          <w:b/>
          <w:lang w:val="en-US"/>
        </w:rPr>
        <w:t>GraphWidget</w:t>
      </w:r>
      <w:r w:rsidRPr="00953D1D">
        <w:t xml:space="preserve"> – </w:t>
      </w:r>
      <w:r>
        <w:t>класс, реализующий отрисовку на экране</w:t>
      </w:r>
      <w:r w:rsidR="00720E20">
        <w:t>.</w:t>
      </w:r>
    </w:p>
    <w:p w:rsidR="00953D1D" w:rsidRDefault="00953D1D" w:rsidP="00953D1D">
      <w:r w:rsidRPr="0029402C">
        <w:rPr>
          <w:b/>
          <w:lang w:val="en-US"/>
        </w:rPr>
        <w:t>GraphNode</w:t>
      </w:r>
      <w:r w:rsidRPr="00953D1D">
        <w:t xml:space="preserve"> – </w:t>
      </w:r>
      <w:r>
        <w:t>класс вершины графа</w:t>
      </w:r>
      <w:r w:rsidR="00720E20">
        <w:t>.</w:t>
      </w:r>
    </w:p>
    <w:p w:rsidR="00953D1D" w:rsidRDefault="00953D1D" w:rsidP="00953D1D">
      <w:r w:rsidRPr="0029402C">
        <w:rPr>
          <w:b/>
          <w:lang w:val="en-US"/>
        </w:rPr>
        <w:t>GraphEdge</w:t>
      </w:r>
      <w:r w:rsidRPr="00953D1D">
        <w:t xml:space="preserve"> </w:t>
      </w:r>
      <w:r>
        <w:t>– класс грани графи</w:t>
      </w:r>
      <w:r w:rsidR="00720E20">
        <w:t>.</w:t>
      </w:r>
    </w:p>
    <w:p w:rsidR="00953D1D" w:rsidRDefault="00953D1D" w:rsidP="00953D1D">
      <w:r w:rsidRPr="0029402C">
        <w:rPr>
          <w:b/>
          <w:lang w:val="en-US"/>
        </w:rPr>
        <w:t>NodeInfoDialog</w:t>
      </w:r>
      <w:r w:rsidRPr="00953D1D">
        <w:t xml:space="preserve"> – </w:t>
      </w:r>
      <w:r>
        <w:t>класс, реализующий диалог</w:t>
      </w:r>
      <w:r w:rsidR="00EF54F8">
        <w:t>овое окно</w:t>
      </w:r>
      <w:r>
        <w:t xml:space="preserve"> с подробной информацией он вершине</w:t>
      </w:r>
      <w:r w:rsidR="00720E20">
        <w:t>.</w:t>
      </w:r>
    </w:p>
    <w:p w:rsidR="00953D1D" w:rsidRDefault="00953D1D" w:rsidP="00953D1D">
      <w:r w:rsidRPr="0029402C">
        <w:rPr>
          <w:b/>
          <w:lang w:val="en-US"/>
        </w:rPr>
        <w:t>Board</w:t>
      </w:r>
      <w:r w:rsidR="007B7812" w:rsidRPr="007B7812">
        <w:t xml:space="preserve"> </w:t>
      </w:r>
      <w:r w:rsidR="007B7812">
        <w:t>–</w:t>
      </w:r>
      <w:r w:rsidR="007B7812" w:rsidRPr="007B7812">
        <w:t xml:space="preserve"> </w:t>
      </w:r>
      <w:r w:rsidR="007B7812">
        <w:t>класс, необходимый для отображения расстановки фишек, описанный выше. В данном случае, фишки должны оставаться</w:t>
      </w:r>
      <w:r w:rsidR="0029402C">
        <w:t xml:space="preserve"> неподвижными. Было принято решение, сделать </w:t>
      </w:r>
      <w:r w:rsidR="0029402C">
        <w:rPr>
          <w:lang w:val="en-US"/>
        </w:rPr>
        <w:t>Board</w:t>
      </w:r>
      <w:r w:rsidR="0029402C">
        <w:t xml:space="preserve"> универсальным, добавив </w:t>
      </w:r>
      <w:r w:rsidR="00EF54F8">
        <w:t>а</w:t>
      </w:r>
      <w:r w:rsidR="0029402C">
        <w:t>трибут</w:t>
      </w:r>
      <w:r w:rsidR="00EF54F8">
        <w:t xml:space="preserve"> активности фишек</w:t>
      </w:r>
      <w:r w:rsidR="0029402C">
        <w:t>, а не создавать два почти одинаковых класса, ведь дублирование – главный враг хорошо спроектированной системы</w:t>
      </w:r>
      <w:r w:rsidR="0029402C" w:rsidRPr="0029402C">
        <w:t>[</w:t>
      </w:r>
      <w:r w:rsidR="0029402C">
        <w:fldChar w:fldCharType="begin"/>
      </w:r>
      <w:r w:rsidR="0029402C">
        <w:instrText xml:space="preserve"> REF _Ref375085179 \r \h </w:instrText>
      </w:r>
      <w:r w:rsidR="0029402C">
        <w:fldChar w:fldCharType="separate"/>
      </w:r>
      <w:r w:rsidR="006254D6">
        <w:t>5</w:t>
      </w:r>
      <w:r w:rsidR="0029402C">
        <w:fldChar w:fldCharType="end"/>
      </w:r>
      <w:r w:rsidR="0029402C" w:rsidRPr="0029402C">
        <w:t>]</w:t>
      </w:r>
      <w:r w:rsidR="00720E20">
        <w:t>.</w:t>
      </w:r>
    </w:p>
    <w:p w:rsidR="0029402C" w:rsidRDefault="0029402C" w:rsidP="0029402C">
      <w:r>
        <w:t>Подробнее эта структура будет рассмотрена на этапе рабочего проектирования.</w:t>
      </w:r>
    </w:p>
    <w:p w:rsidR="0029402C" w:rsidRDefault="0029402C" w:rsidP="0029402C">
      <w:pPr>
        <w:pStyle w:val="1"/>
      </w:pPr>
      <w:r>
        <w:br w:type="page"/>
      </w:r>
      <w:bookmarkStart w:id="29" w:name="_Toc389425177"/>
      <w:r w:rsidR="00464343">
        <w:lastRenderedPageBreak/>
        <w:t>6. Рабочий этап</w:t>
      </w:r>
      <w:r>
        <w:t xml:space="preserve"> проектирование</w:t>
      </w:r>
      <w:bookmarkEnd w:id="29"/>
    </w:p>
    <w:p w:rsidR="00460510" w:rsidRDefault="00EF54F8" w:rsidP="00EF54F8">
      <w:pPr>
        <w:pStyle w:val="2"/>
      </w:pPr>
      <w:bookmarkStart w:id="30" w:name="_Toc389425178"/>
      <w:r>
        <w:t>6</w:t>
      </w:r>
      <w:r w:rsidR="00460510" w:rsidRPr="00464343">
        <w:t>.1. Структура плагин</w:t>
      </w:r>
      <w:r w:rsidR="00460510">
        <w:t>а «Пятнашки»</w:t>
      </w:r>
      <w:bookmarkEnd w:id="30"/>
    </w:p>
    <w:p w:rsidR="00460510" w:rsidRDefault="00BD210D" w:rsidP="00460510">
      <w:r>
        <w:t xml:space="preserve">Диаграмма классов загружаемого расширения приведена на </w:t>
      </w:r>
      <w:r w:rsidR="00742315">
        <w:fldChar w:fldCharType="begin"/>
      </w:r>
      <w:r w:rsidR="00742315">
        <w:instrText xml:space="preserve"> REF _Ref388959217 \h </w:instrText>
      </w:r>
      <w:r w:rsidR="00742315">
        <w:fldChar w:fldCharType="separate"/>
      </w:r>
      <w:r w:rsidR="006254D6">
        <w:t xml:space="preserve">Рисунок </w:t>
      </w:r>
      <w:r w:rsidR="006254D6">
        <w:rPr>
          <w:noProof/>
        </w:rPr>
        <w:t>9</w:t>
      </w:r>
      <w:r w:rsidR="00742315">
        <w:fldChar w:fldCharType="end"/>
      </w:r>
      <w:r>
        <w:t>.</w:t>
      </w:r>
    </w:p>
    <w:p w:rsidR="00BD210D" w:rsidRPr="00720E20" w:rsidRDefault="00BD210D" w:rsidP="00460510">
      <w:r>
        <w:t>На ней видно</w:t>
      </w:r>
      <w:r w:rsidR="00B9520D">
        <w:t xml:space="preserve">, что основной класс плагина «Пятнашки» наследуется от </w:t>
      </w:r>
      <w:r w:rsidR="00B9520D" w:rsidRPr="00B9520D">
        <w:rPr>
          <w:b/>
          <w:lang w:val="en-US"/>
        </w:rPr>
        <w:t>PluginInterface</w:t>
      </w:r>
      <w:r w:rsidR="00B9520D">
        <w:t xml:space="preserve">, и реализует методы этого интерфейсного класса, эта </w:t>
      </w:r>
      <w:r w:rsidR="002368BD">
        <w:t>необходимость</w:t>
      </w:r>
      <w:r w:rsidR="00B9520D">
        <w:t xml:space="preserve"> описана на техническом этапе проектирования. Кроме того </w:t>
      </w:r>
      <w:r w:rsidR="00B9520D" w:rsidRPr="00B9520D">
        <w:rPr>
          <w:b/>
          <w:lang w:val="en-US"/>
        </w:rPr>
        <w:t>PluginGame</w:t>
      </w:r>
      <w:r w:rsidR="00B9520D" w:rsidRPr="00B9520D">
        <w:rPr>
          <w:b/>
        </w:rPr>
        <w:t>5</w:t>
      </w:r>
      <w:r w:rsidR="00B9520D">
        <w:t xml:space="preserve"> реализует методы класс </w:t>
      </w:r>
      <w:r w:rsidR="00B9520D" w:rsidRPr="00B9520D">
        <w:rPr>
          <w:b/>
          <w:lang w:val="en-US"/>
        </w:rPr>
        <w:t>QObject</w:t>
      </w:r>
      <w:r w:rsidR="00B9520D">
        <w:t xml:space="preserve">. Это необходимо, чтобы воспользоваться мощным функционалом парадигмы Сигнал/Слот, предоставляемой библиотекой </w:t>
      </w:r>
      <w:r w:rsidR="00B9520D">
        <w:rPr>
          <w:lang w:val="en-US"/>
        </w:rPr>
        <w:t>Qt</w:t>
      </w:r>
      <w:r w:rsidR="00720E20">
        <w:t>.</w:t>
      </w:r>
    </w:p>
    <w:p w:rsidR="00BD210D" w:rsidRPr="002F6C67" w:rsidRDefault="00BD210D" w:rsidP="00BD210D">
      <w:r>
        <w:t xml:space="preserve">Сигналы и слоты - это фундаментальный механизм Qt, позволяющий связывать объекты друг с другом. </w:t>
      </w:r>
      <w:r w:rsidR="00742315">
        <w:t>Связанным</w:t>
      </w:r>
      <w:r>
        <w:t xml:space="preserve"> объектам нет необходимости что-либо "знать" друг о друге. Сигналы и слоты гораздо удобнее механизма функций обратного вызова (callbacks) и четко вписы</w:t>
      </w:r>
      <w:r w:rsidR="00B9520D">
        <w:t>ваются в концепцию ООП</w:t>
      </w:r>
      <w:r w:rsidRPr="002F6C67">
        <w:t>[</w:t>
      </w:r>
      <w:r w:rsidR="00B9520D">
        <w:rPr>
          <w:lang w:val="en-US"/>
        </w:rPr>
        <w:fldChar w:fldCharType="begin"/>
      </w:r>
      <w:r w:rsidR="00B9520D" w:rsidRPr="002F6C67">
        <w:instrText xml:space="preserve"> </w:instrText>
      </w:r>
      <w:r w:rsidR="00B9520D">
        <w:rPr>
          <w:lang w:val="en-US"/>
        </w:rPr>
        <w:instrText>REF</w:instrText>
      </w:r>
      <w:r w:rsidR="00B9520D" w:rsidRPr="002F6C67">
        <w:instrText xml:space="preserve"> _</w:instrText>
      </w:r>
      <w:r w:rsidR="00B9520D">
        <w:rPr>
          <w:lang w:val="en-US"/>
        </w:rPr>
        <w:instrText>Ref</w:instrText>
      </w:r>
      <w:r w:rsidR="00B9520D" w:rsidRPr="002F6C67">
        <w:instrText>375098301 \</w:instrText>
      </w:r>
      <w:r w:rsidR="00B9520D">
        <w:rPr>
          <w:lang w:val="en-US"/>
        </w:rPr>
        <w:instrText>r</w:instrText>
      </w:r>
      <w:r w:rsidR="00B9520D" w:rsidRPr="002F6C67">
        <w:instrText xml:space="preserve"> \</w:instrText>
      </w:r>
      <w:r w:rsidR="00B9520D">
        <w:rPr>
          <w:lang w:val="en-US"/>
        </w:rPr>
        <w:instrText>h</w:instrText>
      </w:r>
      <w:r w:rsidR="00B9520D" w:rsidRPr="002F6C67">
        <w:instrText xml:space="preserve"> </w:instrText>
      </w:r>
      <w:r w:rsidR="00B9520D">
        <w:rPr>
          <w:lang w:val="en-US"/>
        </w:rPr>
      </w:r>
      <w:r w:rsidR="00B9520D">
        <w:rPr>
          <w:lang w:val="en-US"/>
        </w:rPr>
        <w:fldChar w:fldCharType="separate"/>
      </w:r>
      <w:r w:rsidR="006254D6">
        <w:rPr>
          <w:lang w:val="en-US"/>
        </w:rPr>
        <w:t>6</w:t>
      </w:r>
      <w:r w:rsidR="00B9520D">
        <w:rPr>
          <w:lang w:val="en-US"/>
        </w:rPr>
        <w:fldChar w:fldCharType="end"/>
      </w:r>
      <w:r w:rsidRPr="002F6C67">
        <w:t>]</w:t>
      </w:r>
      <w:r w:rsidR="00720E20">
        <w:t>.</w:t>
      </w:r>
    </w:p>
    <w:p w:rsidR="00BD210D" w:rsidRDefault="00BD210D" w:rsidP="00BD210D">
      <w:r>
        <w:t xml:space="preserve">Для использования этого механизма объявление класса должно содержать специальный макрос </w:t>
      </w:r>
      <w:r w:rsidRPr="00BD210D">
        <w:rPr>
          <w:b/>
        </w:rPr>
        <w:t>Q_OBJECT</w:t>
      </w:r>
      <w:r>
        <w:t xml:space="preserve"> на следующей строке после ключевого слова </w:t>
      </w:r>
      <w:r w:rsidRPr="00742315">
        <w:rPr>
          <w:b/>
        </w:rPr>
        <w:t>class</w:t>
      </w:r>
      <w:r>
        <w:t>.</w:t>
      </w:r>
    </w:p>
    <w:p w:rsidR="008A497F" w:rsidRPr="008A497F" w:rsidRDefault="008A497F" w:rsidP="008A497F">
      <w:r>
        <w:t xml:space="preserve">Класс </w:t>
      </w:r>
      <w:r w:rsidRPr="008A497F">
        <w:rPr>
          <w:b/>
          <w:lang w:val="en-US"/>
        </w:rPr>
        <w:t>QObject</w:t>
      </w:r>
      <w:r>
        <w:t xml:space="preserve"> используется по той же причине и на остальных </w:t>
      </w:r>
      <w:r w:rsidR="00742315">
        <w:t>диаграммах</w:t>
      </w:r>
      <w:r>
        <w:t xml:space="preserve"> класса</w:t>
      </w:r>
      <w:r w:rsidR="00720E20">
        <w:t>.</w:t>
      </w:r>
    </w:p>
    <w:p w:rsidR="00BD210D" w:rsidRDefault="00BD210D" w:rsidP="00BD210D">
      <w:pPr>
        <w:keepNext/>
        <w:jc w:val="center"/>
      </w:pPr>
      <w:r>
        <w:object w:dxaOrig="13591" w:dyaOrig="8971">
          <v:shape id="_x0000_i1030" type="#_x0000_t75" style="width:378.4pt;height:308.1pt" o:ole="">
            <v:imagedata r:id="rId22" o:title="" cropright="12476f"/>
          </v:shape>
          <o:OLEObject Type="Embed" ProgID="Visio.Drawing.11" ShapeID="_x0000_i1030" DrawAspect="Content" ObjectID="_1463168518" r:id="rId23"/>
        </w:object>
      </w:r>
    </w:p>
    <w:p w:rsidR="00BD210D" w:rsidRPr="002F6C67" w:rsidRDefault="00BD210D" w:rsidP="00BD210D">
      <w:pPr>
        <w:pStyle w:val="a5"/>
      </w:pPr>
      <w:bookmarkStart w:id="31" w:name="_Ref388959217"/>
      <w:r>
        <w:t xml:space="preserve">Рисунок </w:t>
      </w:r>
      <w:fldSimple w:instr=" SEQ Рисунок \* ARABIC ">
        <w:r w:rsidR="006254D6">
          <w:rPr>
            <w:noProof/>
          </w:rPr>
          <w:t>9</w:t>
        </w:r>
      </w:fldSimple>
      <w:bookmarkEnd w:id="31"/>
    </w:p>
    <w:p w:rsidR="00B9520D" w:rsidRDefault="00B9520D" w:rsidP="00B9520D">
      <w:r>
        <w:lastRenderedPageBreak/>
        <w:t>Что бы реализовать необходимый функционал плагина, а именно:</w:t>
      </w:r>
    </w:p>
    <w:p w:rsidR="00B9520D" w:rsidRDefault="00B9520D" w:rsidP="00B9520D">
      <w:pPr>
        <w:numPr>
          <w:ilvl w:val="0"/>
          <w:numId w:val="28"/>
        </w:numPr>
      </w:pPr>
      <w:r>
        <w:t xml:space="preserve">Иметь возможность </w:t>
      </w:r>
      <w:r w:rsidRPr="00230CE1">
        <w:t>создани</w:t>
      </w:r>
      <w:r>
        <w:t>я меню</w:t>
      </w:r>
      <w:r w:rsidRPr="00CD0FA7">
        <w:t xml:space="preserve"> </w:t>
      </w:r>
      <w:r>
        <w:t xml:space="preserve">и панель инструментов в </w:t>
      </w:r>
      <w:r>
        <w:rPr>
          <w:lang w:val="en-US"/>
        </w:rPr>
        <w:t>RAO</w:t>
      </w:r>
      <w:r w:rsidRPr="00230CE1">
        <w:t>-</w:t>
      </w:r>
      <w:r>
        <w:rPr>
          <w:lang w:val="en-US"/>
        </w:rPr>
        <w:t>studio</w:t>
      </w:r>
    </w:p>
    <w:p w:rsidR="00B9520D" w:rsidRDefault="00B9520D" w:rsidP="00B9520D">
      <w:pPr>
        <w:numPr>
          <w:ilvl w:val="0"/>
          <w:numId w:val="28"/>
        </w:numPr>
      </w:pPr>
      <w:r>
        <w:t>Реализовать окно создания начальной ситуации и окно построения графа</w:t>
      </w:r>
    </w:p>
    <w:p w:rsidR="00B9520D" w:rsidRDefault="00B9520D" w:rsidP="00B9520D">
      <w:r>
        <w:t xml:space="preserve">плагину необходимы экземпляры классов </w:t>
      </w:r>
      <w:r w:rsidRPr="00FA4456">
        <w:rPr>
          <w:b/>
          <w:lang w:val="en-US"/>
        </w:rPr>
        <w:t>QMenu</w:t>
      </w:r>
      <w:r w:rsidRPr="00FA4456">
        <w:rPr>
          <w:b/>
        </w:rPr>
        <w:t xml:space="preserve">, </w:t>
      </w:r>
      <w:r w:rsidRPr="00FA4456">
        <w:rPr>
          <w:b/>
          <w:lang w:val="en-US"/>
        </w:rPr>
        <w:t>QAction</w:t>
      </w:r>
      <w:r w:rsidR="00FA4456" w:rsidRPr="00FA4456">
        <w:rPr>
          <w:b/>
        </w:rPr>
        <w:t xml:space="preserve">, </w:t>
      </w:r>
      <w:r w:rsidR="00FA4456" w:rsidRPr="00FA4456">
        <w:rPr>
          <w:b/>
          <w:lang w:val="en-US"/>
        </w:rPr>
        <w:t>QMenuBar</w:t>
      </w:r>
      <w:r w:rsidR="00FA4456" w:rsidRPr="00FA4456">
        <w:rPr>
          <w:b/>
        </w:rPr>
        <w:t xml:space="preserve">, </w:t>
      </w:r>
      <w:r w:rsidR="00FA4456" w:rsidRPr="00FA4456">
        <w:rPr>
          <w:b/>
          <w:lang w:val="en-US"/>
        </w:rPr>
        <w:t>QToolBar</w:t>
      </w:r>
      <w:r w:rsidR="00FA4456" w:rsidRPr="00FA4456">
        <w:rPr>
          <w:b/>
        </w:rPr>
        <w:t xml:space="preserve"> </w:t>
      </w:r>
      <w:r w:rsidR="00FA4456">
        <w:rPr>
          <w:b/>
        </w:rPr>
        <w:t xml:space="preserve">и </w:t>
      </w:r>
      <w:r w:rsidR="00FA4456">
        <w:rPr>
          <w:b/>
          <w:lang w:val="en-US"/>
        </w:rPr>
        <w:t>PluginGame</w:t>
      </w:r>
      <w:r w:rsidR="00FA4456" w:rsidRPr="00FA4456">
        <w:rPr>
          <w:b/>
        </w:rPr>
        <w:t>5</w:t>
      </w:r>
      <w:r w:rsidR="00FA4456">
        <w:rPr>
          <w:b/>
          <w:lang w:val="en-US"/>
        </w:rPr>
        <w:t>GenerateSituationDialog</w:t>
      </w:r>
      <w:r w:rsidR="00FA4456" w:rsidRPr="00FA4456">
        <w:rPr>
          <w:b/>
        </w:rPr>
        <w:t>,</w:t>
      </w:r>
      <w:r w:rsidR="00FA4456">
        <w:rPr>
          <w:b/>
        </w:rPr>
        <w:t xml:space="preserve"> </w:t>
      </w:r>
      <w:r w:rsidR="00FA4456">
        <w:rPr>
          <w:b/>
          <w:lang w:val="en-US"/>
        </w:rPr>
        <w:t>PluginGame</w:t>
      </w:r>
      <w:r w:rsidR="00FA4456" w:rsidRPr="00FA4456">
        <w:rPr>
          <w:b/>
        </w:rPr>
        <w:t>5</w:t>
      </w:r>
      <w:r w:rsidR="00FA4456">
        <w:rPr>
          <w:b/>
          <w:lang w:val="en-US"/>
        </w:rPr>
        <w:t>GraphDialog</w:t>
      </w:r>
      <w:r w:rsidR="00FA4456">
        <w:t xml:space="preserve"> </w:t>
      </w:r>
      <w:r w:rsidR="008015EF">
        <w:t>соответственно</w:t>
      </w:r>
      <w:r w:rsidR="00FA4456">
        <w:t>.</w:t>
      </w:r>
    </w:p>
    <w:p w:rsidR="00FA4456" w:rsidRDefault="00FA4456" w:rsidP="00B9520D">
      <w:r>
        <w:t xml:space="preserve">Все кроме последних двух, которые разрабатываются в рамках работ по созданию плагина и будут рассмотрены подробнее ниже, предоставляются библиотекой </w:t>
      </w:r>
      <w:r>
        <w:rPr>
          <w:lang w:val="en-US"/>
        </w:rPr>
        <w:t>Qt</w:t>
      </w:r>
      <w:r>
        <w:t>.</w:t>
      </w:r>
    </w:p>
    <w:p w:rsidR="00FA4456" w:rsidRDefault="00EF54F8" w:rsidP="00EF54F8">
      <w:pPr>
        <w:pStyle w:val="2"/>
      </w:pPr>
      <w:bookmarkStart w:id="32" w:name="_Toc389425179"/>
      <w:r>
        <w:t>6.</w:t>
      </w:r>
      <w:r w:rsidR="00FA4456">
        <w:t>2</w:t>
      </w:r>
      <w:r w:rsidR="00FA4456" w:rsidRPr="00464343">
        <w:t xml:space="preserve">. Структура </w:t>
      </w:r>
      <w:r w:rsidR="00FA4456">
        <w:t>класса диалогового окна создания начальной ситуации</w:t>
      </w:r>
      <w:bookmarkEnd w:id="32"/>
    </w:p>
    <w:p w:rsidR="008A497F" w:rsidRPr="005743DC" w:rsidRDefault="00FA4456" w:rsidP="008A497F">
      <w:r>
        <w:t>Диаграмма классов</w:t>
      </w:r>
      <w:r w:rsidR="002202D5" w:rsidRPr="002202D5">
        <w:t xml:space="preserve"> </w:t>
      </w:r>
      <w:r w:rsidR="00540AF0">
        <w:t>представлена в приложении 4</w:t>
      </w:r>
      <w:r w:rsidR="008A497F">
        <w:t>, она получена уточнением и подробным описанием структуры полученной на этапе технического проектирования.</w:t>
      </w:r>
      <w:r w:rsidR="00540AF0">
        <w:t xml:space="preserve"> Как было сказано на этом этапе, к</w:t>
      </w:r>
      <w:r w:rsidR="005F718F">
        <w:t>лассы</w:t>
      </w:r>
      <w:r w:rsidR="005F718F" w:rsidRPr="008C3BEA">
        <w:t xml:space="preserve"> </w:t>
      </w:r>
      <w:r w:rsidR="005F718F" w:rsidRPr="008C3BEA">
        <w:rPr>
          <w:b/>
          <w:lang w:val="en-US"/>
        </w:rPr>
        <w:t>Board</w:t>
      </w:r>
      <w:r w:rsidR="005F718F">
        <w:rPr>
          <w:b/>
        </w:rPr>
        <w:t>,</w:t>
      </w:r>
      <w:r w:rsidR="005F718F" w:rsidRPr="008C3BEA">
        <w:rPr>
          <w:b/>
        </w:rPr>
        <w:t xml:space="preserve"> </w:t>
      </w:r>
      <w:r w:rsidR="005F718F" w:rsidRPr="008C3BEA">
        <w:rPr>
          <w:b/>
          <w:lang w:val="en-US"/>
        </w:rPr>
        <w:t>Tile</w:t>
      </w:r>
      <w:r w:rsidR="004A0984">
        <w:rPr>
          <w:b/>
          <w:lang w:val="en-US"/>
        </w:rPr>
        <w:t>s</w:t>
      </w:r>
      <w:r w:rsidR="005F718F" w:rsidRPr="008C3BEA">
        <w:rPr>
          <w:b/>
          <w:lang w:val="en-US"/>
        </w:rPr>
        <w:t>OrderDialog</w:t>
      </w:r>
      <w:r w:rsidR="005F718F">
        <w:rPr>
          <w:b/>
        </w:rPr>
        <w:t xml:space="preserve">, </w:t>
      </w:r>
      <w:r w:rsidR="00540AF0">
        <w:rPr>
          <w:b/>
          <w:lang w:val="en-US"/>
        </w:rPr>
        <w:t>CheckableLineEdit</w:t>
      </w:r>
      <w:r w:rsidR="005F718F">
        <w:rPr>
          <w:b/>
        </w:rPr>
        <w:t xml:space="preserve">, </w:t>
      </w:r>
      <w:r w:rsidR="005F718F" w:rsidRPr="003A4E85">
        <w:rPr>
          <w:b/>
          <w:lang w:val="en-US"/>
        </w:rPr>
        <w:t>MultiSlectCompleter</w:t>
      </w:r>
      <w:r w:rsidR="005F718F">
        <w:rPr>
          <w:b/>
        </w:rPr>
        <w:t xml:space="preserve"> </w:t>
      </w:r>
      <w:r w:rsidR="005F718F" w:rsidRPr="005F718F">
        <w:t>используются</w:t>
      </w:r>
      <w:r w:rsidR="005F718F">
        <w:t xml:space="preserve"> д</w:t>
      </w:r>
      <w:r w:rsidR="008A497F">
        <w:t>ля реализации требуемого функционала, а именно:</w:t>
      </w:r>
    </w:p>
    <w:p w:rsidR="00BF6EE8" w:rsidRDefault="00BF6EE8" w:rsidP="00BF6EE8">
      <w:pPr>
        <w:numPr>
          <w:ilvl w:val="0"/>
          <w:numId w:val="32"/>
        </w:numPr>
      </w:pPr>
      <w:r>
        <w:t>Возможность задать положение игровых фишек: вручную, т.е. передвигая фишки с помощью мыши, а так же полуавтоматически в случайном, заданном с клавиатуры или правильном порядках</w:t>
      </w:r>
    </w:p>
    <w:p w:rsidR="008A497F" w:rsidRDefault="008A497F" w:rsidP="008A497F">
      <w:pPr>
        <w:numPr>
          <w:ilvl w:val="0"/>
          <w:numId w:val="32"/>
        </w:numPr>
      </w:pPr>
      <w:r>
        <w:t>Возможность задать настройки стоимости применения правил</w:t>
      </w:r>
    </w:p>
    <w:p w:rsidR="008A497F" w:rsidRDefault="008A497F" w:rsidP="008A497F">
      <w:pPr>
        <w:numPr>
          <w:ilvl w:val="0"/>
          <w:numId w:val="32"/>
        </w:numPr>
      </w:pPr>
      <w:r>
        <w:t xml:space="preserve">Автозаполнение описанных </w:t>
      </w:r>
      <w:r w:rsidR="00720E20">
        <w:t>функций в поле выбора эвристики</w:t>
      </w:r>
    </w:p>
    <w:p w:rsidR="004A0984" w:rsidRDefault="005F718F" w:rsidP="008A497F">
      <w:r w:rsidRPr="003A4E85">
        <w:rPr>
          <w:b/>
          <w:lang w:val="en-US"/>
        </w:rPr>
        <w:t>MultiSlectCompleter</w:t>
      </w:r>
      <w:r w:rsidRPr="005F718F">
        <w:rPr>
          <w:b/>
        </w:rPr>
        <w:t xml:space="preserve"> </w:t>
      </w:r>
      <w:r>
        <w:t xml:space="preserve">наследуется от класса </w:t>
      </w:r>
      <w:r w:rsidRPr="005F718F">
        <w:rPr>
          <w:b/>
          <w:lang w:val="en-US"/>
        </w:rPr>
        <w:t>QCompleter</w:t>
      </w:r>
      <w:r>
        <w:rPr>
          <w:b/>
        </w:rPr>
        <w:t xml:space="preserve">, </w:t>
      </w:r>
      <w:r>
        <w:t>реализует его виртуальные функции и расширяет его возможности</w:t>
      </w:r>
      <w:r w:rsidR="004A0984">
        <w:t>, а именно автодополнение из списка доступных слов, в том числе нескольких в одном поле ввода и в середине строки</w:t>
      </w:r>
      <w:r w:rsidR="00720E20">
        <w:t>.</w:t>
      </w:r>
    </w:p>
    <w:p w:rsidR="005F718F" w:rsidRPr="004A0984" w:rsidRDefault="005F718F" w:rsidP="008A497F">
      <w:r w:rsidRPr="008C3BEA">
        <w:rPr>
          <w:b/>
          <w:lang w:val="en-US"/>
        </w:rPr>
        <w:t>Tile</w:t>
      </w:r>
      <w:r w:rsidR="004A0984">
        <w:rPr>
          <w:b/>
          <w:lang w:val="en-US"/>
        </w:rPr>
        <w:t>s</w:t>
      </w:r>
      <w:r w:rsidRPr="008C3BEA">
        <w:rPr>
          <w:b/>
          <w:lang w:val="en-US"/>
        </w:rPr>
        <w:t>OrderDialog</w:t>
      </w:r>
      <w:r>
        <w:t xml:space="preserve"> наследуется от класса </w:t>
      </w:r>
      <w:r w:rsidRPr="005F718F">
        <w:rPr>
          <w:b/>
          <w:lang w:val="en-US"/>
        </w:rPr>
        <w:t>QDialog</w:t>
      </w:r>
      <w:r>
        <w:t xml:space="preserve"> и </w:t>
      </w:r>
      <w:r w:rsidRPr="005F718F">
        <w:t>класс</w:t>
      </w:r>
      <w:r>
        <w:t xml:space="preserve">а пользовательского интерфейса </w:t>
      </w:r>
      <w:r w:rsidRPr="005F718F">
        <w:rPr>
          <w:b/>
          <w:lang w:val="en-US"/>
        </w:rPr>
        <w:t>Ui</w:t>
      </w:r>
      <w:r w:rsidR="00540AF0">
        <w:rPr>
          <w:b/>
        </w:rPr>
        <w:t>_</w:t>
      </w:r>
      <w:r w:rsidRPr="008C3BEA">
        <w:rPr>
          <w:b/>
          <w:lang w:val="en-US"/>
        </w:rPr>
        <w:t>Tile</w:t>
      </w:r>
      <w:r w:rsidR="004A0984">
        <w:rPr>
          <w:b/>
          <w:lang w:val="en-US"/>
        </w:rPr>
        <w:t>s</w:t>
      </w:r>
      <w:r w:rsidRPr="008C3BEA">
        <w:rPr>
          <w:b/>
          <w:lang w:val="en-US"/>
        </w:rPr>
        <w:t>OrderDialog</w:t>
      </w:r>
      <w:r>
        <w:rPr>
          <w:b/>
        </w:rPr>
        <w:t xml:space="preserve">, </w:t>
      </w:r>
      <w:r>
        <w:t>который имеет прост</w:t>
      </w:r>
      <w:r w:rsidRPr="005F718F">
        <w:t>ую структур</w:t>
      </w:r>
      <w:r>
        <w:t xml:space="preserve">у: две кнопки </w:t>
      </w:r>
      <w:r w:rsidRPr="005F718F">
        <w:rPr>
          <w:b/>
          <w:lang w:val="en-US"/>
        </w:rPr>
        <w:t>QPushButton</w:t>
      </w:r>
      <w:r w:rsidRPr="005F718F">
        <w:rPr>
          <w:b/>
        </w:rPr>
        <w:t xml:space="preserve"> </w:t>
      </w:r>
      <w:r w:rsidR="00540AF0">
        <w:t>и однострочное</w:t>
      </w:r>
      <w:r>
        <w:t xml:space="preserve"> </w:t>
      </w:r>
      <w:r w:rsidR="00540AF0">
        <w:t xml:space="preserve">текстовое поле </w:t>
      </w:r>
      <w:r w:rsidRPr="005F718F">
        <w:rPr>
          <w:b/>
          <w:lang w:val="en-US"/>
        </w:rPr>
        <w:t>QLineEdit</w:t>
      </w:r>
      <w:r w:rsidR="00540AF0">
        <w:rPr>
          <w:b/>
        </w:rPr>
        <w:t>.</w:t>
      </w:r>
      <w:r w:rsidR="004A0984">
        <w:rPr>
          <w:b/>
        </w:rPr>
        <w:t xml:space="preserve"> </w:t>
      </w:r>
      <w:r w:rsidR="004A0984">
        <w:t xml:space="preserve">Класс, реализующий диалоговое окно расстановки фишек по местам, так же использует экземпляр класса </w:t>
      </w:r>
      <w:r w:rsidR="004A0984" w:rsidRPr="004A0984">
        <w:rPr>
          <w:b/>
          <w:lang w:val="en-US"/>
        </w:rPr>
        <w:t>QRegExpValidator</w:t>
      </w:r>
      <w:r w:rsidR="004A0984" w:rsidRPr="004A0984">
        <w:rPr>
          <w:b/>
        </w:rPr>
        <w:t xml:space="preserve">, </w:t>
      </w:r>
      <w:r w:rsidR="004A0984">
        <w:t>который не позволяет указать не правильные номера фишек в строке, задающей состояние на игровом поле, что должно уберечь от ошибок, вызванных опечатками.</w:t>
      </w:r>
    </w:p>
    <w:p w:rsidR="00310A96" w:rsidRDefault="00310A96" w:rsidP="00757AE1">
      <w:r w:rsidRPr="00310A96">
        <w:t>Экзе</w:t>
      </w:r>
      <w:r>
        <w:t>мпляры классов</w:t>
      </w:r>
      <w:r>
        <w:rPr>
          <w:b/>
        </w:rPr>
        <w:t xml:space="preserve"> </w:t>
      </w:r>
      <w:r w:rsidRPr="003A4E85">
        <w:rPr>
          <w:b/>
          <w:lang w:val="en-US"/>
        </w:rPr>
        <w:t>MultiSlectCompleter</w:t>
      </w:r>
      <w:r w:rsidRPr="005F718F">
        <w:rPr>
          <w:b/>
        </w:rPr>
        <w:t xml:space="preserve"> </w:t>
      </w:r>
      <w:r w:rsidR="005F718F">
        <w:t xml:space="preserve">и </w:t>
      </w:r>
      <w:r w:rsidR="005F718F" w:rsidRPr="008C3BEA">
        <w:rPr>
          <w:b/>
          <w:lang w:val="en-US"/>
        </w:rPr>
        <w:t>Tile</w:t>
      </w:r>
      <w:r w:rsidR="004A0984">
        <w:rPr>
          <w:b/>
          <w:lang w:val="en-US"/>
        </w:rPr>
        <w:t>s</w:t>
      </w:r>
      <w:r w:rsidR="005F718F" w:rsidRPr="008C3BEA">
        <w:rPr>
          <w:b/>
          <w:lang w:val="en-US"/>
        </w:rPr>
        <w:t>OrderDialog</w:t>
      </w:r>
      <w:r w:rsidR="005F718F">
        <w:rPr>
          <w:b/>
        </w:rPr>
        <w:t xml:space="preserve"> </w:t>
      </w:r>
      <w:r w:rsidR="005F718F">
        <w:t xml:space="preserve">принадлежат классу </w:t>
      </w:r>
      <w:r w:rsidR="005F718F" w:rsidRPr="005F718F">
        <w:rPr>
          <w:b/>
          <w:lang w:val="en-US"/>
        </w:rPr>
        <w:t>PluginGame</w:t>
      </w:r>
      <w:r w:rsidR="005F718F" w:rsidRPr="005F718F">
        <w:rPr>
          <w:b/>
        </w:rPr>
        <w:t>5</w:t>
      </w:r>
      <w:r w:rsidR="005F718F" w:rsidRPr="005F718F">
        <w:rPr>
          <w:b/>
          <w:lang w:val="en-US"/>
        </w:rPr>
        <w:t>GenerateSituationDialog</w:t>
      </w:r>
      <w:r w:rsidR="005F718F">
        <w:rPr>
          <w:b/>
        </w:rPr>
        <w:t xml:space="preserve">, </w:t>
      </w:r>
      <w:r>
        <w:t>который</w:t>
      </w:r>
      <w:r w:rsidR="005F718F">
        <w:t xml:space="preserve"> наследуется </w:t>
      </w:r>
      <w:r>
        <w:t xml:space="preserve">от класса </w:t>
      </w:r>
      <w:r w:rsidRPr="005F718F">
        <w:rPr>
          <w:b/>
          <w:lang w:val="en-US"/>
        </w:rPr>
        <w:t>QDialog</w:t>
      </w:r>
      <w:r>
        <w:t xml:space="preserve"> и </w:t>
      </w:r>
      <w:r w:rsidRPr="005F718F">
        <w:t>класс</w:t>
      </w:r>
      <w:r>
        <w:t xml:space="preserve">а пользовательского интерфейса </w:t>
      </w:r>
      <w:r w:rsidRPr="005F718F">
        <w:rPr>
          <w:b/>
          <w:lang w:val="en-US"/>
        </w:rPr>
        <w:lastRenderedPageBreak/>
        <w:t>Ui</w:t>
      </w:r>
      <w:r>
        <w:rPr>
          <w:b/>
        </w:rPr>
        <w:t>_</w:t>
      </w:r>
      <w:r w:rsidR="005F718F" w:rsidRPr="005F718F">
        <w:rPr>
          <w:b/>
          <w:lang w:val="en-US"/>
        </w:rPr>
        <w:t>PluginGame</w:t>
      </w:r>
      <w:r w:rsidR="005F718F" w:rsidRPr="005F718F">
        <w:rPr>
          <w:b/>
        </w:rPr>
        <w:t>5</w:t>
      </w:r>
      <w:r w:rsidR="005F718F" w:rsidRPr="005F718F">
        <w:rPr>
          <w:b/>
          <w:lang w:val="en-US"/>
        </w:rPr>
        <w:t>GenerateSituationDialog</w:t>
      </w:r>
      <w:r>
        <w:rPr>
          <w:b/>
        </w:rPr>
        <w:t xml:space="preserve">, </w:t>
      </w:r>
      <w:r>
        <w:t>которому для выполнения функций всего диалогового окна в целом, а именно:</w:t>
      </w:r>
    </w:p>
    <w:p w:rsidR="001A155E" w:rsidRDefault="001A155E" w:rsidP="001A155E">
      <w:pPr>
        <w:numPr>
          <w:ilvl w:val="0"/>
          <w:numId w:val="32"/>
        </w:numPr>
      </w:pPr>
      <w:r>
        <w:t>Возможность задать положение игровых фишек вручную</w:t>
      </w:r>
    </w:p>
    <w:p w:rsidR="001A155E" w:rsidRDefault="001A155E" w:rsidP="001A155E">
      <w:pPr>
        <w:numPr>
          <w:ilvl w:val="0"/>
          <w:numId w:val="32"/>
        </w:numPr>
      </w:pPr>
      <w:r>
        <w:t>Возможность задать настройки стоимости применения правил</w:t>
      </w:r>
    </w:p>
    <w:p w:rsidR="001A155E" w:rsidRDefault="001A155E" w:rsidP="001A155E">
      <w:pPr>
        <w:ind w:left="539" w:firstLine="0"/>
        <w:rPr>
          <w:b/>
        </w:rPr>
      </w:pPr>
      <w:r>
        <w:t xml:space="preserve">Необходимы экземпляры классов </w:t>
      </w:r>
      <w:r w:rsidRPr="008C3BEA">
        <w:rPr>
          <w:b/>
          <w:lang w:val="en-US"/>
        </w:rPr>
        <w:t>Board</w:t>
      </w:r>
      <w:r>
        <w:rPr>
          <w:b/>
        </w:rPr>
        <w:t xml:space="preserve"> </w:t>
      </w:r>
      <w:r>
        <w:t xml:space="preserve">и </w:t>
      </w:r>
      <w:r>
        <w:rPr>
          <w:b/>
          <w:lang w:val="en-US"/>
        </w:rPr>
        <w:t>CheckableLineEdit</w:t>
      </w:r>
      <w:r>
        <w:rPr>
          <w:b/>
        </w:rPr>
        <w:t>.</w:t>
      </w:r>
    </w:p>
    <w:p w:rsidR="001A155E" w:rsidRDefault="001A155E" w:rsidP="00932064">
      <w:r w:rsidRPr="00932064">
        <w:rPr>
          <w:b/>
        </w:rPr>
        <w:t>CheckableLineEdit</w:t>
      </w:r>
      <w:r w:rsidRPr="00932064">
        <w:t xml:space="preserve"> – класс, наследуемый от </w:t>
      </w:r>
      <w:r w:rsidRPr="00932064">
        <w:rPr>
          <w:b/>
        </w:rPr>
        <w:t>QWidget</w:t>
      </w:r>
      <w:r w:rsidRPr="00932064">
        <w:t xml:space="preserve">, и являющийся «контейнером» для </w:t>
      </w:r>
      <w:r w:rsidRPr="00932064">
        <w:rPr>
          <w:b/>
        </w:rPr>
        <w:t>QLineEdit</w:t>
      </w:r>
      <w:r w:rsidRPr="00932064">
        <w:t xml:space="preserve"> (поле ввода) и </w:t>
      </w:r>
      <w:r w:rsidRPr="00932064">
        <w:rPr>
          <w:b/>
        </w:rPr>
        <w:t>QCheckBox</w:t>
      </w:r>
      <w:r w:rsidRPr="00932064">
        <w:t> (флажок), объединяющий в себе их свойства и добавляющий необходимую особенность: текстовое поле, доступным для редактирования только при активном флажке.</w:t>
      </w:r>
    </w:p>
    <w:p w:rsidR="00932064" w:rsidRDefault="00932064" w:rsidP="00932064">
      <w:r w:rsidRPr="008C3BEA">
        <w:rPr>
          <w:b/>
          <w:lang w:val="en-US"/>
        </w:rPr>
        <w:t>Board</w:t>
      </w:r>
      <w:r w:rsidRPr="008C3BEA">
        <w:rPr>
          <w:b/>
        </w:rPr>
        <w:t xml:space="preserve"> </w:t>
      </w:r>
      <w:r w:rsidRPr="008C3BEA">
        <w:t xml:space="preserve">– </w:t>
      </w:r>
      <w:r>
        <w:t>класс, необходимый для отображения расстановки фишек и её ручной настройки. Его структура будет рассмотрена ниже.</w:t>
      </w:r>
    </w:p>
    <w:p w:rsidR="00757AE1" w:rsidRPr="00757AE1" w:rsidRDefault="00757AE1" w:rsidP="00757AE1">
      <w:r>
        <w:t xml:space="preserve">Свою главную функцию: </w:t>
      </w:r>
      <w:r w:rsidRPr="00757AE1">
        <w:t>Автоматическое заполнение вкладок модели и её запуск при нажатии на кнопку Ок</w:t>
      </w:r>
      <w:r>
        <w:t xml:space="preserve">, класс может выполнить благодаря указателю на объект класса </w:t>
      </w:r>
      <w:r w:rsidRPr="00932064">
        <w:rPr>
          <w:b/>
          <w:lang w:val="en-US"/>
        </w:rPr>
        <w:t>rdo</w:t>
      </w:r>
      <w:r w:rsidRPr="00932064">
        <w:rPr>
          <w:b/>
        </w:rPr>
        <w:t>::</w:t>
      </w:r>
      <w:r w:rsidRPr="00932064">
        <w:rPr>
          <w:b/>
          <w:lang w:val="en-US"/>
        </w:rPr>
        <w:t>gui</w:t>
      </w:r>
      <w:r w:rsidRPr="00932064">
        <w:rPr>
          <w:b/>
        </w:rPr>
        <w:t>::</w:t>
      </w:r>
      <w:r w:rsidRPr="00932064">
        <w:rPr>
          <w:b/>
          <w:lang w:val="en-US"/>
        </w:rPr>
        <w:t>model</w:t>
      </w:r>
      <w:r w:rsidRPr="00932064">
        <w:rPr>
          <w:b/>
        </w:rPr>
        <w:t>::</w:t>
      </w:r>
      <w:r w:rsidRPr="00932064">
        <w:rPr>
          <w:b/>
          <w:lang w:val="en-US"/>
        </w:rPr>
        <w:t>Model</w:t>
      </w:r>
      <w:r w:rsidR="008015EF">
        <w:t>, который</w:t>
      </w:r>
      <w:r>
        <w:t xml:space="preserve"> владеет текстовым редактором и имеет сигнал</w:t>
      </w:r>
      <w:r w:rsidR="008015EF">
        <w:t>: у</w:t>
      </w:r>
      <w:r>
        <w:t>правления стартом прогона.</w:t>
      </w:r>
    </w:p>
    <w:p w:rsidR="00757AE1" w:rsidRDefault="00EF54F8" w:rsidP="00EF54F8">
      <w:pPr>
        <w:pStyle w:val="2"/>
      </w:pPr>
      <w:bookmarkStart w:id="33" w:name="_Toc389425180"/>
      <w:r>
        <w:t>6</w:t>
      </w:r>
      <w:r w:rsidR="00757AE1">
        <w:t>.3</w:t>
      </w:r>
      <w:r w:rsidR="00757AE1" w:rsidRPr="00464343">
        <w:t xml:space="preserve">. Структура </w:t>
      </w:r>
      <w:r w:rsidR="00757AE1">
        <w:t>игрового поля</w:t>
      </w:r>
      <w:bookmarkEnd w:id="33"/>
    </w:p>
    <w:p w:rsidR="00347510" w:rsidRDefault="00347510" w:rsidP="00347510">
      <w:r>
        <w:t xml:space="preserve">На </w:t>
      </w:r>
      <w:r>
        <w:fldChar w:fldCharType="begin"/>
      </w:r>
      <w:r>
        <w:instrText xml:space="preserve"> REF _Ref388974263 \h </w:instrText>
      </w:r>
      <w:r>
        <w:fldChar w:fldCharType="separate"/>
      </w:r>
      <w:r w:rsidR="006254D6">
        <w:t xml:space="preserve">Рисунок </w:t>
      </w:r>
      <w:r w:rsidR="006254D6">
        <w:rPr>
          <w:noProof/>
        </w:rPr>
        <w:t>10</w:t>
      </w:r>
      <w:r>
        <w:fldChar w:fldCharType="end"/>
      </w:r>
      <w:r>
        <w:t xml:space="preserve"> – диаграмма </w:t>
      </w:r>
      <w:r w:rsidR="008015EF">
        <w:t>классов,</w:t>
      </w:r>
      <w:r>
        <w:t xml:space="preserve"> изображающая структуру игрового поля.</w:t>
      </w:r>
    </w:p>
    <w:p w:rsidR="00347510" w:rsidRDefault="00347510" w:rsidP="00347510">
      <w:r>
        <w:t xml:space="preserve">Класс </w:t>
      </w:r>
      <w:r w:rsidRPr="007F4BDB">
        <w:rPr>
          <w:b/>
          <w:lang w:val="en-US"/>
        </w:rPr>
        <w:t>Board</w:t>
      </w:r>
      <w:r>
        <w:rPr>
          <w:b/>
        </w:rPr>
        <w:t xml:space="preserve"> </w:t>
      </w:r>
      <w:r>
        <w:t xml:space="preserve">наследуется  от класса </w:t>
      </w:r>
      <w:r w:rsidRPr="00800948">
        <w:rPr>
          <w:b/>
          <w:lang w:val="en-US"/>
        </w:rPr>
        <w:t>QFrame</w:t>
      </w:r>
      <w:r>
        <w:t xml:space="preserve">, что есть, по сути, </w:t>
      </w:r>
      <w:r w:rsidRPr="00800948">
        <w:rPr>
          <w:b/>
          <w:lang w:val="en-US"/>
        </w:rPr>
        <w:t>QWidget</w:t>
      </w:r>
      <w:r w:rsidRPr="007F4BDB">
        <w:t xml:space="preserve"> </w:t>
      </w:r>
      <w:r>
        <w:t xml:space="preserve">с рамкой. Класс </w:t>
      </w:r>
      <w:r w:rsidRPr="007F4BDB">
        <w:t>параметризованный</w:t>
      </w:r>
      <w:r>
        <w:t>, что вводит для разработчика удобный способ изменять игровое поле и масштабировать задачу.</w:t>
      </w:r>
    </w:p>
    <w:p w:rsidR="00347510" w:rsidRDefault="00347510" w:rsidP="00347510">
      <w:pPr>
        <w:rPr>
          <w:b/>
        </w:rPr>
      </w:pPr>
      <w:r w:rsidRPr="007F4BDB">
        <w:rPr>
          <w:b/>
          <w:lang w:val="en-US"/>
        </w:rPr>
        <w:t>Board</w:t>
      </w:r>
      <w:r w:rsidRPr="007F4BDB">
        <w:rPr>
          <w:b/>
        </w:rPr>
        <w:t xml:space="preserve"> </w:t>
      </w:r>
      <w:r>
        <w:t xml:space="preserve">владеет </w:t>
      </w:r>
      <w:r w:rsidRPr="007F4BDB">
        <w:t>экземпляром</w:t>
      </w:r>
      <w:r>
        <w:rPr>
          <w:b/>
        </w:rPr>
        <w:t xml:space="preserve"> </w:t>
      </w:r>
      <w:r>
        <w:t xml:space="preserve">шаблонного класса </w:t>
      </w:r>
      <w:r w:rsidRPr="007F4BDB">
        <w:rPr>
          <w:b/>
          <w:lang w:val="en-US"/>
        </w:rPr>
        <w:t>std</w:t>
      </w:r>
      <w:r w:rsidRPr="007F4BDB">
        <w:rPr>
          <w:b/>
        </w:rPr>
        <w:t>::</w:t>
      </w:r>
      <w:r w:rsidRPr="007F4BDB">
        <w:rPr>
          <w:b/>
          <w:lang w:val="en-US"/>
        </w:rPr>
        <w:t>vector</w:t>
      </w:r>
      <w:r w:rsidRPr="007F4BDB">
        <w:rPr>
          <w:b/>
        </w:rPr>
        <w:t>&lt;</w:t>
      </w:r>
      <w:r>
        <w:rPr>
          <w:b/>
          <w:lang w:val="en-US"/>
        </w:rPr>
        <w:t>Placed</w:t>
      </w:r>
      <w:r w:rsidRPr="007F4BDB">
        <w:rPr>
          <w:b/>
          <w:lang w:val="en-US"/>
        </w:rPr>
        <w:t>Tile</w:t>
      </w:r>
      <w:r w:rsidRPr="00800948">
        <w:rPr>
          <w:b/>
        </w:rPr>
        <w:t>*</w:t>
      </w:r>
      <w:r w:rsidRPr="007F4BDB">
        <w:rPr>
          <w:b/>
        </w:rPr>
        <w:t>&gt;</w:t>
      </w:r>
      <w:r>
        <w:rPr>
          <w:b/>
        </w:rPr>
        <w:t xml:space="preserve">, </w:t>
      </w:r>
      <w:r w:rsidRPr="007F4BDB">
        <w:t>который</w:t>
      </w:r>
      <w:r>
        <w:t xml:space="preserve"> является </w:t>
      </w:r>
      <w:r w:rsidRPr="007F4BDB">
        <w:t>динамически</w:t>
      </w:r>
      <w:r>
        <w:t>м</w:t>
      </w:r>
      <w:r w:rsidRPr="007F4BDB">
        <w:t xml:space="preserve"> массив</w:t>
      </w:r>
      <w:r>
        <w:t>ом</w:t>
      </w:r>
      <w:r w:rsidRPr="007F4BDB">
        <w:t xml:space="preserve"> произвольного доступа с автоматическим изменением размера при добавлении/удалении элемента</w:t>
      </w:r>
      <w:r>
        <w:t xml:space="preserve">, в данном случае указателей на экземпляр класса </w:t>
      </w:r>
      <w:r>
        <w:rPr>
          <w:b/>
          <w:lang w:val="en-US"/>
        </w:rPr>
        <w:t>Placed</w:t>
      </w:r>
      <w:r w:rsidRPr="007F4BDB">
        <w:rPr>
          <w:b/>
          <w:lang w:val="en-US"/>
        </w:rPr>
        <w:t>Tile</w:t>
      </w:r>
      <w:r>
        <w:rPr>
          <w:b/>
        </w:rPr>
        <w:t>.</w:t>
      </w:r>
    </w:p>
    <w:p w:rsidR="00347510" w:rsidRDefault="00347510" w:rsidP="00347510">
      <w:r>
        <w:rPr>
          <w:b/>
          <w:lang w:val="en-US"/>
        </w:rPr>
        <w:t>Placed</w:t>
      </w:r>
      <w:r w:rsidRPr="007F4BDB">
        <w:rPr>
          <w:b/>
          <w:lang w:val="en-US"/>
        </w:rPr>
        <w:t>Tile</w:t>
      </w:r>
      <w:r>
        <w:rPr>
          <w:b/>
        </w:rPr>
        <w:t xml:space="preserve"> </w:t>
      </w:r>
      <w:r>
        <w:t xml:space="preserve">– класс фишки игрового поля, он наследуется от класса </w:t>
      </w:r>
      <w:r w:rsidRPr="00800948">
        <w:rPr>
          <w:b/>
          <w:lang w:val="en-US"/>
        </w:rPr>
        <w:t>Tile</w:t>
      </w:r>
      <w:r w:rsidRPr="00800948">
        <w:t xml:space="preserve">, </w:t>
      </w:r>
      <w:r>
        <w:t xml:space="preserve">расширяя его функционал наличием позиции этой фишки. Ведь принципиально фишка не должна </w:t>
      </w:r>
      <w:r w:rsidR="008015EF">
        <w:t>знать,</w:t>
      </w:r>
      <w:r>
        <w:t xml:space="preserve"> где она находится, этим управляет и следит игровое поле.</w:t>
      </w:r>
    </w:p>
    <w:p w:rsidR="00347510" w:rsidRPr="00800948" w:rsidRDefault="00347510" w:rsidP="00347510">
      <w:r>
        <w:t xml:space="preserve">Класс </w:t>
      </w:r>
      <w:r w:rsidRPr="00800948">
        <w:rPr>
          <w:b/>
          <w:lang w:val="en-US"/>
        </w:rPr>
        <w:t>Tile</w:t>
      </w:r>
      <w:r w:rsidRPr="00800948">
        <w:t xml:space="preserve"> </w:t>
      </w:r>
      <w:r>
        <w:t>является реализацией игровой фишки. Он наследуемого от кнопки</w:t>
      </w:r>
      <w:r w:rsidRPr="007F4BDB">
        <w:t xml:space="preserve"> </w:t>
      </w:r>
      <w:r w:rsidRPr="0024353D">
        <w:rPr>
          <w:b/>
          <w:lang w:val="en-US"/>
        </w:rPr>
        <w:t>QPushButton</w:t>
      </w:r>
      <w:r w:rsidRPr="00800948">
        <w:t xml:space="preserve">, </w:t>
      </w:r>
      <w:r>
        <w:t>расширяя её функционал наличием атрибута – номер фишки и соответствующих методов, возвращающих значение атрибута при нажатии на фишку.</w:t>
      </w:r>
    </w:p>
    <w:p w:rsidR="00347510" w:rsidRPr="00800948" w:rsidRDefault="00347510" w:rsidP="00347510">
      <w:pPr>
        <w:rPr>
          <w:b/>
        </w:rPr>
      </w:pPr>
      <w:r w:rsidRPr="00800948">
        <w:t>Настройка</w:t>
      </w:r>
      <w:r w:rsidRPr="00800948">
        <w:rPr>
          <w:b/>
        </w:rPr>
        <w:t xml:space="preserve"> </w:t>
      </w:r>
      <w:r w:rsidRPr="00800948">
        <w:t>внешнего вида</w:t>
      </w:r>
      <w:r w:rsidRPr="00800948">
        <w:rPr>
          <w:b/>
        </w:rPr>
        <w:t xml:space="preserve"> </w:t>
      </w:r>
      <w:r>
        <w:rPr>
          <w:b/>
          <w:lang w:val="en-US"/>
        </w:rPr>
        <w:t>Board</w:t>
      </w:r>
      <w:r>
        <w:rPr>
          <w:b/>
        </w:rPr>
        <w:t xml:space="preserve"> </w:t>
      </w:r>
      <w:r>
        <w:t xml:space="preserve"> и </w:t>
      </w:r>
      <w:r>
        <w:rPr>
          <w:b/>
          <w:lang w:val="en-US"/>
        </w:rPr>
        <w:t>Tile</w:t>
      </w:r>
      <w:r>
        <w:rPr>
          <w:b/>
        </w:rPr>
        <w:t xml:space="preserve"> </w:t>
      </w:r>
      <w:r>
        <w:t xml:space="preserve">происходит с помощью класса </w:t>
      </w:r>
      <w:r w:rsidRPr="0024353D">
        <w:rPr>
          <w:b/>
          <w:lang w:val="en-US"/>
        </w:rPr>
        <w:t>QStyleSheet</w:t>
      </w:r>
      <w:r>
        <w:rPr>
          <w:b/>
        </w:rPr>
        <w:t>.</w:t>
      </w:r>
    </w:p>
    <w:p w:rsidR="00347510" w:rsidRPr="00971F63" w:rsidRDefault="00347510" w:rsidP="00347510"/>
    <w:p w:rsidR="007F4BDB" w:rsidRDefault="00213E72" w:rsidP="00800948">
      <w:pPr>
        <w:keepNext/>
        <w:ind w:firstLine="0"/>
        <w:jc w:val="center"/>
      </w:pPr>
      <w:r>
        <w:object w:dxaOrig="9120" w:dyaOrig="10861">
          <v:shape id="_x0000_i1031" type="#_x0000_t75" style="width:336.55pt;height:401pt" o:ole="">
            <v:imagedata r:id="rId24" o:title=""/>
          </v:shape>
          <o:OLEObject Type="Embed" ProgID="Visio.Drawing.15" ShapeID="_x0000_i1031" DrawAspect="Content" ObjectID="_1463168519" r:id="rId25"/>
        </w:object>
      </w:r>
    </w:p>
    <w:p w:rsidR="00757AE1" w:rsidRDefault="007F4BDB" w:rsidP="007F4BDB">
      <w:pPr>
        <w:pStyle w:val="a5"/>
      </w:pPr>
      <w:bookmarkStart w:id="34" w:name="_Ref388974263"/>
      <w:r>
        <w:t xml:space="preserve">Рисунок </w:t>
      </w:r>
      <w:fldSimple w:instr=" SEQ Рисунок \* ARABIC ">
        <w:r w:rsidR="006254D6">
          <w:rPr>
            <w:noProof/>
          </w:rPr>
          <w:t>10</w:t>
        </w:r>
      </w:fldSimple>
      <w:bookmarkEnd w:id="34"/>
    </w:p>
    <w:p w:rsidR="00A4532D" w:rsidRDefault="00EF54F8" w:rsidP="00EF54F8">
      <w:pPr>
        <w:pStyle w:val="2"/>
      </w:pPr>
      <w:bookmarkStart w:id="35" w:name="_Toc389425181"/>
      <w:r>
        <w:t>6</w:t>
      </w:r>
      <w:r w:rsidR="00A4532D">
        <w:t>.</w:t>
      </w:r>
      <w:r w:rsidR="00A4532D" w:rsidRPr="00A4532D">
        <w:t>4</w:t>
      </w:r>
      <w:r w:rsidR="00A4532D" w:rsidRPr="00464343">
        <w:t xml:space="preserve">. Структура </w:t>
      </w:r>
      <w:r w:rsidR="00A4532D">
        <w:t>класса диалогового окна построения графа</w:t>
      </w:r>
      <w:bookmarkEnd w:id="35"/>
    </w:p>
    <w:p w:rsidR="00347510" w:rsidRDefault="00792EC3" w:rsidP="00347510">
      <w:r>
        <w:t>В приложении 5</w:t>
      </w:r>
      <w:r w:rsidR="00347510">
        <w:t xml:space="preserve"> представлена диаграмма классов, показывающая структуру окна построения графа.</w:t>
      </w:r>
    </w:p>
    <w:p w:rsidR="0095042C" w:rsidRDefault="0095042C" w:rsidP="00347510">
      <w:pPr>
        <w:rPr>
          <w:b/>
        </w:rPr>
      </w:pPr>
      <w:r>
        <w:t xml:space="preserve">Основной на этой диаграмме это собственно класс окна построения графа – </w:t>
      </w:r>
      <w:r w:rsidRPr="00A4532D">
        <w:rPr>
          <w:b/>
          <w:lang w:val="en-US"/>
        </w:rPr>
        <w:t>PluginGame</w:t>
      </w:r>
      <w:r w:rsidRPr="00A4532D">
        <w:rPr>
          <w:b/>
        </w:rPr>
        <w:t>5</w:t>
      </w:r>
      <w:r w:rsidRPr="00A4532D">
        <w:rPr>
          <w:b/>
          <w:lang w:val="en-US"/>
        </w:rPr>
        <w:t>GraphDialog</w:t>
      </w:r>
      <w:r>
        <w:rPr>
          <w:b/>
        </w:rPr>
        <w:t>.</w:t>
      </w:r>
    </w:p>
    <w:p w:rsidR="0095042C" w:rsidRPr="0095042C" w:rsidRDefault="0095042C" w:rsidP="00347510">
      <w:r w:rsidRPr="0095042C">
        <w:t>Он</w:t>
      </w:r>
      <w:r>
        <w:t xml:space="preserve"> наследуется от</w:t>
      </w:r>
      <w:r w:rsidR="00E9375D">
        <w:t xml:space="preserve"> </w:t>
      </w:r>
      <w:r w:rsidR="00E9375D" w:rsidRPr="00E9375D">
        <w:rPr>
          <w:b/>
          <w:lang w:val="en-US"/>
        </w:rPr>
        <w:t>QDialog</w:t>
      </w:r>
      <w:r w:rsidR="00E9375D" w:rsidRPr="00E9375D">
        <w:t xml:space="preserve"> </w:t>
      </w:r>
      <w:r w:rsidR="00E9375D">
        <w:t>и</w:t>
      </w:r>
      <w:r>
        <w:t xml:space="preserve"> класса, реализующего пользовательский интерфейс </w:t>
      </w:r>
      <w:r>
        <w:rPr>
          <w:b/>
          <w:lang w:val="en-US"/>
        </w:rPr>
        <w:t>Ui</w:t>
      </w:r>
      <w:r w:rsidRPr="00A4532D">
        <w:rPr>
          <w:b/>
        </w:rPr>
        <w:t>_</w:t>
      </w:r>
      <w:r w:rsidRPr="00A4532D">
        <w:rPr>
          <w:b/>
          <w:lang w:val="en-US"/>
        </w:rPr>
        <w:t>PluginGame</w:t>
      </w:r>
      <w:r w:rsidRPr="00A4532D">
        <w:rPr>
          <w:b/>
        </w:rPr>
        <w:t>5</w:t>
      </w:r>
      <w:r w:rsidRPr="00A4532D">
        <w:rPr>
          <w:b/>
          <w:lang w:val="en-US"/>
        </w:rPr>
        <w:t>GraphDialog</w:t>
      </w:r>
      <w:r>
        <w:rPr>
          <w:b/>
        </w:rPr>
        <w:t xml:space="preserve"> </w:t>
      </w:r>
      <w:r>
        <w:t xml:space="preserve">и владеющий одним лишь экземпляром класса </w:t>
      </w:r>
      <w:r w:rsidRPr="00A4532D">
        <w:rPr>
          <w:b/>
          <w:lang w:val="en-US"/>
        </w:rPr>
        <w:t>GraphWidget</w:t>
      </w:r>
      <w:r>
        <w:rPr>
          <w:b/>
        </w:rPr>
        <w:t>.</w:t>
      </w:r>
    </w:p>
    <w:p w:rsidR="0095042C" w:rsidRDefault="0095042C" w:rsidP="00347510">
      <w:r>
        <w:t xml:space="preserve">Информация, необходимая для построения графа </w:t>
      </w:r>
      <w:r w:rsidR="00347510">
        <w:t xml:space="preserve">получается непосредственно из файла </w:t>
      </w:r>
      <w:r w:rsidR="00792EC3">
        <w:t>трассировки</w:t>
      </w:r>
      <w:r>
        <w:t xml:space="preserve"> РДО-студии.</w:t>
      </w:r>
    </w:p>
    <w:p w:rsidR="00347510" w:rsidRPr="00792EC3" w:rsidRDefault="0095042C" w:rsidP="00347510">
      <w:r>
        <w:t>Д</w:t>
      </w:r>
      <w:r w:rsidR="00347510">
        <w:t xml:space="preserve">ля </w:t>
      </w:r>
      <w:r>
        <w:t xml:space="preserve">работы с файлом </w:t>
      </w:r>
      <w:r w:rsidR="00347510">
        <w:t>используется</w:t>
      </w:r>
      <w:r w:rsidR="00792EC3">
        <w:t xml:space="preserve"> </w:t>
      </w:r>
      <w:r w:rsidR="00347510">
        <w:t xml:space="preserve">экземпляр класса </w:t>
      </w:r>
      <w:r w:rsidR="00347510" w:rsidRPr="00551CE9">
        <w:rPr>
          <w:b/>
          <w:lang w:val="en-US"/>
        </w:rPr>
        <w:t>QFile</w:t>
      </w:r>
      <w:r w:rsidR="00347510">
        <w:rPr>
          <w:b/>
        </w:rPr>
        <w:t>,</w:t>
      </w:r>
      <w:r w:rsidR="00347510">
        <w:t xml:space="preserve"> необходимое расположение файла на диске получают из класса </w:t>
      </w:r>
      <w:r w:rsidR="00347510" w:rsidRPr="00551CE9">
        <w:rPr>
          <w:b/>
          <w:lang w:val="en-US"/>
        </w:rPr>
        <w:t>rdo</w:t>
      </w:r>
      <w:r w:rsidR="00347510" w:rsidRPr="00551CE9">
        <w:rPr>
          <w:b/>
        </w:rPr>
        <w:t>::</w:t>
      </w:r>
      <w:r w:rsidR="00347510" w:rsidRPr="00551CE9">
        <w:rPr>
          <w:b/>
          <w:lang w:val="en-US"/>
        </w:rPr>
        <w:t>gui</w:t>
      </w:r>
      <w:r w:rsidR="00347510" w:rsidRPr="00551CE9">
        <w:rPr>
          <w:b/>
        </w:rPr>
        <w:t>::</w:t>
      </w:r>
      <w:r w:rsidR="00347510" w:rsidRPr="00551CE9">
        <w:rPr>
          <w:b/>
          <w:lang w:val="en-US"/>
        </w:rPr>
        <w:t>model</w:t>
      </w:r>
      <w:r w:rsidR="00347510" w:rsidRPr="00551CE9">
        <w:rPr>
          <w:b/>
        </w:rPr>
        <w:t>::</w:t>
      </w:r>
      <w:r w:rsidR="00347510" w:rsidRPr="00551CE9">
        <w:rPr>
          <w:b/>
          <w:lang w:val="en-US"/>
        </w:rPr>
        <w:t>Model</w:t>
      </w:r>
      <w:r w:rsidR="00347510">
        <w:rPr>
          <w:b/>
        </w:rPr>
        <w:t xml:space="preserve">, </w:t>
      </w:r>
      <w:r w:rsidR="00347510">
        <w:t>который упоминался ранее.</w:t>
      </w:r>
    </w:p>
    <w:p w:rsidR="00551CE9" w:rsidRDefault="00551CE9" w:rsidP="00A4532D">
      <w:r>
        <w:lastRenderedPageBreak/>
        <w:t xml:space="preserve">Нужная информация </w:t>
      </w:r>
      <w:r w:rsidR="0095042C">
        <w:t xml:space="preserve">получается путем разбора всего </w:t>
      </w:r>
      <w:r>
        <w:t xml:space="preserve">текста </w:t>
      </w:r>
      <w:r w:rsidR="0095042C">
        <w:t xml:space="preserve">трассировки </w:t>
      </w:r>
      <w:r>
        <w:t xml:space="preserve">с помощью класса </w:t>
      </w:r>
      <w:r w:rsidRPr="00551CE9">
        <w:rPr>
          <w:b/>
          <w:lang w:val="en-US"/>
        </w:rPr>
        <w:t>QRegExp</w:t>
      </w:r>
      <w:r>
        <w:rPr>
          <w:b/>
        </w:rPr>
        <w:t xml:space="preserve">, </w:t>
      </w:r>
      <w:r w:rsidR="00005B04">
        <w:rPr>
          <w:lang w:val="en-US"/>
        </w:rPr>
        <w:t>Qt</w:t>
      </w:r>
      <w:r w:rsidR="00005B04">
        <w:t xml:space="preserve"> </w:t>
      </w:r>
      <w:r>
        <w:t>реализация регулярных выражений</w:t>
      </w:r>
      <w:r w:rsidR="00005B04">
        <w:t>,</w:t>
      </w:r>
      <w:r>
        <w:t xml:space="preserve"> </w:t>
      </w:r>
      <w:r w:rsidR="00005B04">
        <w:t>формального</w:t>
      </w:r>
      <w:r w:rsidRPr="00551CE9">
        <w:t xml:space="preserve"> язык поиска и осуществления манипуляций с подстроками в тексте, основанный на использовании метасимволов</w:t>
      </w:r>
      <w:r w:rsidR="00005B04">
        <w:t>.</w:t>
      </w:r>
      <w:r>
        <w:t xml:space="preserve"> Это эффективный способ лексического разбора текста</w:t>
      </w:r>
      <w:r w:rsidR="00005B04">
        <w:t>.</w:t>
      </w:r>
    </w:p>
    <w:p w:rsidR="001B2887" w:rsidRPr="001B2887" w:rsidRDefault="001B2887" w:rsidP="00A4532D">
      <w:pPr>
        <w:rPr>
          <w:b/>
        </w:rPr>
      </w:pPr>
      <w:r w:rsidRPr="001B2887">
        <w:rPr>
          <w:b/>
          <w:lang w:val="en-US"/>
        </w:rPr>
        <w:t>GraphInfo</w:t>
      </w:r>
      <w:r w:rsidRPr="001B2887">
        <w:rPr>
          <w:b/>
        </w:rPr>
        <w:t xml:space="preserve"> </w:t>
      </w:r>
      <w:r w:rsidRPr="001B2887">
        <w:t xml:space="preserve">– </w:t>
      </w:r>
      <w:r>
        <w:t>внутренний класс, созданный для удобства разбора информации о графе и дальнейшего обновления отображения этих данных.</w:t>
      </w:r>
    </w:p>
    <w:p w:rsidR="00CF5950" w:rsidRPr="00CF5950" w:rsidRDefault="00CF5950" w:rsidP="00A4532D">
      <w:r>
        <w:t xml:space="preserve">На основе данных из файла трассировки создаются экземпляры класса </w:t>
      </w:r>
      <w:r w:rsidRPr="00CF5950">
        <w:rPr>
          <w:b/>
          <w:lang w:val="en-US"/>
        </w:rPr>
        <w:t>GraphNodeInfo</w:t>
      </w:r>
      <w:r w:rsidRPr="00CF5950">
        <w:rPr>
          <w:b/>
        </w:rPr>
        <w:t xml:space="preserve">. </w:t>
      </w:r>
      <w:r>
        <w:t xml:space="preserve">Это класс, хранящий в себе разобранную информацию о вершине. Результат разбора хранится в виде экземпляра шаблонного класса </w:t>
      </w:r>
      <w:r w:rsidRPr="00CF5950">
        <w:rPr>
          <w:b/>
        </w:rPr>
        <w:t>std::vector&lt;GraphNodeInfo&gt;.</w:t>
      </w:r>
      <w:r w:rsidR="008015EF">
        <w:rPr>
          <w:b/>
        </w:rPr>
        <w:t xml:space="preserve"> </w:t>
      </w:r>
      <w:r>
        <w:t xml:space="preserve">От </w:t>
      </w:r>
      <w:r w:rsidRPr="00CF5950">
        <w:rPr>
          <w:b/>
          <w:lang w:val="en-US"/>
        </w:rPr>
        <w:t>GraphNodeInfo</w:t>
      </w:r>
      <w:r>
        <w:t xml:space="preserve"> наследуется класс </w:t>
      </w:r>
      <w:r w:rsidRPr="00CF5950">
        <w:rPr>
          <w:b/>
          <w:lang w:val="en-US"/>
        </w:rPr>
        <w:t>GraphNode</w:t>
      </w:r>
      <w:r>
        <w:rPr>
          <w:b/>
        </w:rPr>
        <w:t xml:space="preserve">, </w:t>
      </w:r>
      <w:r>
        <w:t xml:space="preserve">расширяя функционал до требуемого. Эти два класса будут рассмотрены подробнее ниже. Строимый граф хранится в классе диалогового окна в виде экземпляра шаблонного класса </w:t>
      </w:r>
      <w:r w:rsidRPr="00CF5950">
        <w:rPr>
          <w:b/>
        </w:rPr>
        <w:t>std::vector&lt;std::vector&lt;GraphNode&gt;&gt;</w:t>
      </w:r>
      <w:r>
        <w:rPr>
          <w:b/>
        </w:rPr>
        <w:t>,</w:t>
      </w:r>
      <w:r>
        <w:t xml:space="preserve"> что является двумерным динамическим массивом с произвольным доступом. </w:t>
      </w:r>
      <w:r w:rsidR="000E1226">
        <w:t>Представление</w:t>
      </w:r>
      <w:r>
        <w:t xml:space="preserve"> в таком виде</w:t>
      </w:r>
      <w:r w:rsidR="000E1226">
        <w:t>, как</w:t>
      </w:r>
      <w:r w:rsidR="00E9375D">
        <w:t xml:space="preserve"> двумерный</w:t>
      </w:r>
      <w:r w:rsidR="000E1226">
        <w:t xml:space="preserve"> </w:t>
      </w:r>
      <w:r w:rsidR="00E9375D">
        <w:t>массив,</w:t>
      </w:r>
      <w:r w:rsidR="000E1226">
        <w:t xml:space="preserve"> </w:t>
      </w:r>
      <w:r w:rsidR="00E9375D">
        <w:t xml:space="preserve">где ряд </w:t>
      </w:r>
      <w:r w:rsidR="001B2887">
        <w:t>соответствует</w:t>
      </w:r>
      <w:r w:rsidR="00E9375D">
        <w:t xml:space="preserve"> одному уровню </w:t>
      </w:r>
      <w:r w:rsidR="000E1226">
        <w:t>вложенностей,</w:t>
      </w:r>
      <w:r>
        <w:t xml:space="preserve"> </w:t>
      </w:r>
      <w:r w:rsidR="000E1226">
        <w:t xml:space="preserve">позволяет </w:t>
      </w:r>
      <w:r w:rsidR="00E9375D">
        <w:t>производить</w:t>
      </w:r>
      <w:r w:rsidR="000E1226">
        <w:t xml:space="preserve"> быструю сортировку</w:t>
      </w:r>
      <w:r w:rsidR="00720E20">
        <w:t>.</w:t>
      </w:r>
    </w:p>
    <w:p w:rsidR="00A4532D" w:rsidRDefault="00CF5950" w:rsidP="00A4532D">
      <w:r>
        <w:t>Для этих нужд создана внутренняя структура</w:t>
      </w:r>
      <w:r w:rsidR="00A4532D">
        <w:t xml:space="preserve"> </w:t>
      </w:r>
      <w:r w:rsidR="00C33567" w:rsidRPr="00C33567">
        <w:rPr>
          <w:b/>
          <w:lang w:val="en-US"/>
        </w:rPr>
        <w:t>UnbuildRange</w:t>
      </w:r>
      <w:r>
        <w:rPr>
          <w:b/>
        </w:rPr>
        <w:t>,</w:t>
      </w:r>
      <w:r w:rsidR="00C33567">
        <w:t xml:space="preserve"> </w:t>
      </w:r>
      <w:r>
        <w:t>которая</w:t>
      </w:r>
      <w:r w:rsidR="00C33567">
        <w:t xml:space="preserve"> нужна для удобного хранения в системе информации о листовых вершинах графа, положение которых не может быть определено, через вершины-потомки.</w:t>
      </w:r>
    </w:p>
    <w:p w:rsidR="001B2887" w:rsidRPr="00815AF1" w:rsidRDefault="001B2887" w:rsidP="00A4532D">
      <w:r w:rsidRPr="00C33567">
        <w:rPr>
          <w:b/>
          <w:lang w:val="en-US"/>
        </w:rPr>
        <w:t>PluginGame</w:t>
      </w:r>
      <w:r w:rsidRPr="00C33567">
        <w:rPr>
          <w:b/>
        </w:rPr>
        <w:t>5</w:t>
      </w:r>
      <w:r w:rsidRPr="00C33567">
        <w:rPr>
          <w:b/>
          <w:lang w:val="en-US"/>
        </w:rPr>
        <w:t>GraphNodeInfoDialog</w:t>
      </w:r>
      <w:r>
        <w:rPr>
          <w:b/>
        </w:rPr>
        <w:t xml:space="preserve"> </w:t>
      </w:r>
      <w:r w:rsidRPr="001B2887">
        <w:t>–</w:t>
      </w:r>
      <w:r>
        <w:t xml:space="preserve"> класс диалогового окна</w:t>
      </w:r>
      <w:r w:rsidR="00815AF1">
        <w:t xml:space="preserve"> </w:t>
      </w:r>
      <w:r>
        <w:t>с</w:t>
      </w:r>
      <w:r w:rsidR="00815AF1">
        <w:t xml:space="preserve"> </w:t>
      </w:r>
      <w:r>
        <w:t xml:space="preserve">подробной информацией о вершине, наследуется от </w:t>
      </w:r>
      <w:r w:rsidRPr="001B2887">
        <w:rPr>
          <w:b/>
          <w:lang w:val="en-US"/>
        </w:rPr>
        <w:t>QDialog</w:t>
      </w:r>
      <w:r w:rsidR="00815AF1" w:rsidRPr="00815AF1">
        <w:rPr>
          <w:b/>
        </w:rPr>
        <w:t xml:space="preserve"> </w:t>
      </w:r>
      <w:r w:rsidR="00815AF1">
        <w:t xml:space="preserve">и </w:t>
      </w:r>
      <w:r w:rsidR="00815AF1" w:rsidRPr="00C33567">
        <w:rPr>
          <w:b/>
          <w:lang w:val="en-US"/>
        </w:rPr>
        <w:t>Ui</w:t>
      </w:r>
      <w:r w:rsidR="00815AF1" w:rsidRPr="00C33567">
        <w:rPr>
          <w:b/>
        </w:rPr>
        <w:t>_</w:t>
      </w:r>
      <w:r w:rsidR="00815AF1" w:rsidRPr="00C33567">
        <w:rPr>
          <w:b/>
          <w:lang w:val="en-US"/>
        </w:rPr>
        <w:t>PluginGame</w:t>
      </w:r>
      <w:r w:rsidR="00815AF1" w:rsidRPr="00C33567">
        <w:rPr>
          <w:b/>
        </w:rPr>
        <w:t>5</w:t>
      </w:r>
      <w:r w:rsidR="00815AF1" w:rsidRPr="00C33567">
        <w:rPr>
          <w:b/>
          <w:lang w:val="en-US"/>
        </w:rPr>
        <w:t>GraphNodeInfoDialog</w:t>
      </w:r>
      <w:r w:rsidR="00815AF1">
        <w:rPr>
          <w:b/>
        </w:rPr>
        <w:t>.</w:t>
      </w:r>
    </w:p>
    <w:p w:rsidR="00C33567" w:rsidRDefault="00C33567" w:rsidP="00A4532D">
      <w:r>
        <w:t xml:space="preserve">Как видно по диаграмме классов графический интерфейс </w:t>
      </w:r>
      <w:r w:rsidRPr="00C33567">
        <w:rPr>
          <w:b/>
          <w:lang w:val="en-US"/>
        </w:rPr>
        <w:t>Ui</w:t>
      </w:r>
      <w:r w:rsidRPr="00C33567">
        <w:rPr>
          <w:b/>
        </w:rPr>
        <w:t>_</w:t>
      </w:r>
      <w:r w:rsidRPr="00C33567">
        <w:rPr>
          <w:b/>
          <w:lang w:val="en-US"/>
        </w:rPr>
        <w:t>PluginGame</w:t>
      </w:r>
      <w:r w:rsidRPr="00C33567">
        <w:rPr>
          <w:b/>
        </w:rPr>
        <w:t>5</w:t>
      </w:r>
      <w:r w:rsidRPr="00C33567">
        <w:rPr>
          <w:b/>
          <w:lang w:val="en-US"/>
        </w:rPr>
        <w:t>GraphNodeInfoDialog</w:t>
      </w:r>
      <w:r w:rsidRPr="00C33567">
        <w:rPr>
          <w:b/>
        </w:rPr>
        <w:t xml:space="preserve"> </w:t>
      </w:r>
      <w:r>
        <w:t xml:space="preserve">состоит из нескольких текстовых выводов </w:t>
      </w:r>
      <w:r w:rsidRPr="00C33567">
        <w:rPr>
          <w:b/>
          <w:lang w:val="en-US"/>
        </w:rPr>
        <w:t>Qlabel</w:t>
      </w:r>
      <w:r>
        <w:rPr>
          <w:b/>
        </w:rPr>
        <w:t xml:space="preserve">, </w:t>
      </w:r>
      <w:r>
        <w:t xml:space="preserve">двух кнопок </w:t>
      </w:r>
      <w:r w:rsidRPr="00C33567">
        <w:rPr>
          <w:b/>
          <w:lang w:val="en-US"/>
        </w:rPr>
        <w:t>QPushButton</w:t>
      </w:r>
      <w:r>
        <w:t xml:space="preserve">, необходимых для навигации по графу из диалога и класса игрового поля </w:t>
      </w:r>
      <w:r w:rsidRPr="00C33567">
        <w:rPr>
          <w:b/>
          <w:lang w:val="en-US"/>
        </w:rPr>
        <w:t>Board</w:t>
      </w:r>
      <w:r>
        <w:t>, структура которого уже была рассмотрена.</w:t>
      </w:r>
    </w:p>
    <w:p w:rsidR="00005B04" w:rsidRPr="0074251D" w:rsidRDefault="00EF54F8" w:rsidP="00EF54F8">
      <w:pPr>
        <w:pStyle w:val="2"/>
      </w:pPr>
      <w:bookmarkStart w:id="36" w:name="_Toc389425182"/>
      <w:r>
        <w:t>6</w:t>
      </w:r>
      <w:r w:rsidR="00005B04">
        <w:t>.</w:t>
      </w:r>
      <w:r w:rsidR="00B56D90">
        <w:t>5</w:t>
      </w:r>
      <w:r w:rsidR="00005B04" w:rsidRPr="00464343">
        <w:t xml:space="preserve">. Структура </w:t>
      </w:r>
      <w:r w:rsidR="00005B04">
        <w:t xml:space="preserve">класса </w:t>
      </w:r>
      <w:r w:rsidR="00005B04">
        <w:rPr>
          <w:lang w:val="en-US"/>
        </w:rPr>
        <w:t>GraphWidget</w:t>
      </w:r>
      <w:bookmarkEnd w:id="36"/>
    </w:p>
    <w:p w:rsidR="009221EF" w:rsidRDefault="0074251D" w:rsidP="009221EF">
      <w:r>
        <w:t>В приложении 6</w:t>
      </w:r>
      <w:r w:rsidR="009221EF">
        <w:t xml:space="preserve"> представлена структура класса </w:t>
      </w:r>
      <w:r w:rsidR="009221EF" w:rsidRPr="009221EF">
        <w:rPr>
          <w:b/>
          <w:lang w:val="en-US"/>
        </w:rPr>
        <w:t>GraphWidget</w:t>
      </w:r>
      <w:r w:rsidR="00CA47B8">
        <w:rPr>
          <w:b/>
        </w:rPr>
        <w:t xml:space="preserve">, </w:t>
      </w:r>
      <w:r w:rsidR="00CA47B8">
        <w:t xml:space="preserve">который наследуется от </w:t>
      </w:r>
      <w:r w:rsidR="00CA47B8" w:rsidRPr="00CA47B8">
        <w:rPr>
          <w:b/>
        </w:rPr>
        <w:t>QGraphicsView</w:t>
      </w:r>
      <w:r w:rsidR="00CA47B8">
        <w:rPr>
          <w:b/>
        </w:rPr>
        <w:t>.</w:t>
      </w:r>
      <w:r w:rsidR="00FE6D4F">
        <w:rPr>
          <w:b/>
        </w:rPr>
        <w:t xml:space="preserve"> </w:t>
      </w:r>
      <w:r w:rsidRPr="0074251D">
        <w:t xml:space="preserve">Для </w:t>
      </w:r>
      <w:r>
        <w:t>реализации</w:t>
      </w:r>
      <w:r w:rsidR="00FE6D4F">
        <w:t xml:space="preserve"> вывод</w:t>
      </w:r>
      <w:r>
        <w:t>а</w:t>
      </w:r>
      <w:r w:rsidR="00FE6D4F">
        <w:t xml:space="preserve"> на экран графа</w:t>
      </w:r>
      <w:r>
        <w:t xml:space="preserve"> ему</w:t>
      </w:r>
      <w:r w:rsidR="00FE6D4F">
        <w:t xml:space="preserve"> необходимо владение экземпляром класса </w:t>
      </w:r>
      <w:r w:rsidR="00FE6D4F" w:rsidRPr="00FE6D4F">
        <w:rPr>
          <w:b/>
          <w:lang w:val="en-US"/>
        </w:rPr>
        <w:t>QGraphicsScene</w:t>
      </w:r>
      <w:r w:rsidR="00FE6D4F">
        <w:t xml:space="preserve">, который в свою очередь связан отношением композиция с классами </w:t>
      </w:r>
      <w:r w:rsidR="00FE6D4F" w:rsidRPr="00FE6D4F">
        <w:rPr>
          <w:b/>
          <w:lang w:val="en-US"/>
        </w:rPr>
        <w:t>GraphNode</w:t>
      </w:r>
      <w:r w:rsidR="00FE6D4F" w:rsidRPr="00FE6D4F">
        <w:rPr>
          <w:b/>
        </w:rPr>
        <w:t xml:space="preserve"> </w:t>
      </w:r>
      <w:r w:rsidR="00FE6D4F">
        <w:t>и</w:t>
      </w:r>
      <w:r w:rsidR="00FE6D4F" w:rsidRPr="00FE6D4F">
        <w:t xml:space="preserve"> </w:t>
      </w:r>
      <w:r w:rsidR="00FE6D4F" w:rsidRPr="00FE6D4F">
        <w:rPr>
          <w:b/>
          <w:lang w:val="en-US"/>
        </w:rPr>
        <w:t>GraphEdge</w:t>
      </w:r>
      <w:r w:rsidR="00FE6D4F">
        <w:rPr>
          <w:b/>
        </w:rPr>
        <w:t xml:space="preserve">, </w:t>
      </w:r>
      <w:r w:rsidR="00FE6D4F">
        <w:t xml:space="preserve">что означает </w:t>
      </w:r>
      <w:r w:rsidR="00FE6D4F" w:rsidRPr="00FE6D4F">
        <w:t xml:space="preserve">жёсткую зависимость времени существования </w:t>
      </w:r>
      <w:r>
        <w:t>экземпляра</w:t>
      </w:r>
      <w:r w:rsidR="00FE6D4F" w:rsidRPr="00FE6D4F">
        <w:t xml:space="preserve"> </w:t>
      </w:r>
      <w:r>
        <w:t>«</w:t>
      </w:r>
      <w:r w:rsidR="00FE6D4F" w:rsidRPr="00FE6D4F">
        <w:t>контейнера</w:t>
      </w:r>
      <w:r>
        <w:t>»</w:t>
      </w:r>
      <w:r w:rsidR="00FE6D4F" w:rsidRPr="00FE6D4F">
        <w:t xml:space="preserve"> и экземпляров содержащихся классов. Если контейнер будет уничтожен, то всё его содержимое будет также уничтожено.</w:t>
      </w:r>
    </w:p>
    <w:p w:rsidR="00FE6D4F" w:rsidRDefault="00FE6D4F" w:rsidP="009221EF">
      <w:r>
        <w:t xml:space="preserve">Сам класс </w:t>
      </w:r>
      <w:r w:rsidRPr="00FE6D4F">
        <w:rPr>
          <w:b/>
          <w:lang w:val="en-US"/>
        </w:rPr>
        <w:t>GraphNode</w:t>
      </w:r>
      <w:r>
        <w:rPr>
          <w:b/>
        </w:rPr>
        <w:t xml:space="preserve"> </w:t>
      </w:r>
      <w:r>
        <w:t>хранит список вершин-потомков</w:t>
      </w:r>
      <w:r w:rsidR="0074251D">
        <w:t xml:space="preserve"> и вершину-предка</w:t>
      </w:r>
      <w:r>
        <w:t xml:space="preserve">, то есть экземпляры своего класса, </w:t>
      </w:r>
      <w:r w:rsidR="0074251D">
        <w:t>э</w:t>
      </w:r>
      <w:r>
        <w:t xml:space="preserve">то необходимо для построения </w:t>
      </w:r>
      <w:r>
        <w:lastRenderedPageBreak/>
        <w:t>графа.</w:t>
      </w:r>
      <w:r w:rsidR="00CA47B8">
        <w:t xml:space="preserve"> Для хранения списка используется экземпляр шаблонного класса </w:t>
      </w:r>
      <w:r w:rsidR="00F22B02" w:rsidRPr="00F22B02">
        <w:t xml:space="preserve">+ </w:t>
      </w:r>
      <w:r w:rsidR="00F22B02" w:rsidRPr="00F22B02">
        <w:rPr>
          <w:b/>
        </w:rPr>
        <w:t>std::list&lt;GraphNode&gt;</w:t>
      </w:r>
      <w:r w:rsidR="00F22B02">
        <w:rPr>
          <w:b/>
        </w:rPr>
        <w:t>.</w:t>
      </w:r>
      <w:r w:rsidR="0074251D">
        <w:t xml:space="preserve"> Класс вершины графа закрыто</w:t>
      </w:r>
      <w:r w:rsidR="0074251D" w:rsidRPr="0074251D">
        <w:t xml:space="preserve"> </w:t>
      </w:r>
      <w:r w:rsidR="0074251D">
        <w:t xml:space="preserve">наследуется от </w:t>
      </w:r>
      <w:r w:rsidR="0074251D" w:rsidRPr="00FE6D4F">
        <w:rPr>
          <w:b/>
          <w:lang w:val="en-US"/>
        </w:rPr>
        <w:t>GraphNode</w:t>
      </w:r>
      <w:r w:rsidR="0074251D">
        <w:rPr>
          <w:b/>
          <w:lang w:val="en-US"/>
        </w:rPr>
        <w:t>Info</w:t>
      </w:r>
      <w:r w:rsidR="0074251D">
        <w:rPr>
          <w:b/>
        </w:rPr>
        <w:t xml:space="preserve">, </w:t>
      </w:r>
      <w:r w:rsidR="0074251D">
        <w:t>класса хранящего информацию, полученную из разбора файла трассировки.</w:t>
      </w:r>
    </w:p>
    <w:p w:rsidR="00F22B02" w:rsidRDefault="00F22B02" w:rsidP="009221EF">
      <w:pPr>
        <w:rPr>
          <w:b/>
        </w:rPr>
      </w:pPr>
      <w:r w:rsidRPr="00FE6D4F">
        <w:rPr>
          <w:b/>
          <w:lang w:val="en-US"/>
        </w:rPr>
        <w:t>GraphEdge</w:t>
      </w:r>
      <w:r>
        <w:rPr>
          <w:b/>
        </w:rPr>
        <w:t xml:space="preserve"> </w:t>
      </w:r>
      <w:r>
        <w:t xml:space="preserve">наследуется от класса </w:t>
      </w:r>
      <w:r w:rsidRPr="00F22B02">
        <w:rPr>
          <w:b/>
        </w:rPr>
        <w:t>QGraphicsItem</w:t>
      </w:r>
      <w:r>
        <w:rPr>
          <w:b/>
        </w:rPr>
        <w:t xml:space="preserve">, </w:t>
      </w:r>
      <w:r>
        <w:t xml:space="preserve">как и класс </w:t>
      </w:r>
      <w:r w:rsidRPr="00F22B02">
        <w:rPr>
          <w:b/>
        </w:rPr>
        <w:t>QGraphicsObject</w:t>
      </w:r>
      <w:r>
        <w:rPr>
          <w:b/>
        </w:rPr>
        <w:t xml:space="preserve">, </w:t>
      </w:r>
      <w:r>
        <w:t xml:space="preserve">который обладает к тому же функциями </w:t>
      </w:r>
      <w:r w:rsidRPr="00F22B02">
        <w:rPr>
          <w:b/>
          <w:lang w:val="en-US"/>
        </w:rPr>
        <w:t>QObject</w:t>
      </w:r>
      <w:r w:rsidRPr="00F22B02">
        <w:rPr>
          <w:b/>
        </w:rPr>
        <w:t xml:space="preserve">, </w:t>
      </w:r>
      <w:r>
        <w:t xml:space="preserve">т.е. умеет обрабатывать сигналы(такие как клик), а так как вершине графа для отображения подробной необходимо обрабатывать клики, то класс </w:t>
      </w:r>
      <w:r w:rsidRPr="00F22B02">
        <w:rPr>
          <w:b/>
        </w:rPr>
        <w:t>GraphNode</w:t>
      </w:r>
      <w:r>
        <w:rPr>
          <w:b/>
        </w:rPr>
        <w:t xml:space="preserve"> </w:t>
      </w:r>
      <w:r>
        <w:t xml:space="preserve">наследуется именно от </w:t>
      </w:r>
      <w:r w:rsidRPr="00F22B02">
        <w:rPr>
          <w:b/>
        </w:rPr>
        <w:t>QGraphicsObject</w:t>
      </w:r>
      <w:r>
        <w:rPr>
          <w:b/>
        </w:rPr>
        <w:t>.</w:t>
      </w:r>
    </w:p>
    <w:p w:rsidR="00F22B02" w:rsidRPr="00F22B02" w:rsidRDefault="00F22B02" w:rsidP="009221EF">
      <w:r>
        <w:t xml:space="preserve">За вывод подробной информации о графе отвечает класс </w:t>
      </w:r>
      <w:r w:rsidRPr="00C33567">
        <w:rPr>
          <w:b/>
          <w:lang w:val="en-US"/>
        </w:rPr>
        <w:t>PluginGame</w:t>
      </w:r>
      <w:r w:rsidRPr="00C33567">
        <w:rPr>
          <w:b/>
        </w:rPr>
        <w:t>5</w:t>
      </w:r>
      <w:r w:rsidRPr="00C33567">
        <w:rPr>
          <w:b/>
          <w:lang w:val="en-US"/>
        </w:rPr>
        <w:t>GraphNodeInfoDialog</w:t>
      </w:r>
      <w:r>
        <w:rPr>
          <w:b/>
        </w:rPr>
        <w:t xml:space="preserve">, </w:t>
      </w:r>
      <w:r>
        <w:t>который был описан выше.</w:t>
      </w:r>
    </w:p>
    <w:p w:rsidR="00B56D90" w:rsidRPr="00B56D90" w:rsidRDefault="00EF54F8" w:rsidP="00EF54F8">
      <w:pPr>
        <w:pStyle w:val="2"/>
      </w:pPr>
      <w:bookmarkStart w:id="37" w:name="_Toc389425183"/>
      <w:r>
        <w:t>6</w:t>
      </w:r>
      <w:r w:rsidR="00B56D90">
        <w:t>.6</w:t>
      </w:r>
      <w:r w:rsidR="00B56D90" w:rsidRPr="00464343">
        <w:t xml:space="preserve">. </w:t>
      </w:r>
      <w:r w:rsidR="00B56D90">
        <w:t>Алгоритм отрисовки графа</w:t>
      </w:r>
      <w:bookmarkEnd w:id="37"/>
    </w:p>
    <w:p w:rsidR="00B56D90" w:rsidRDefault="00B56D90" w:rsidP="009221EF">
      <w:r>
        <w:t xml:space="preserve">Алгоритм отрисовки графа </w:t>
      </w:r>
      <w:r w:rsidR="00E90951">
        <w:t>представлен в приложении 7</w:t>
      </w:r>
      <w:r>
        <w:t>.</w:t>
      </w:r>
    </w:p>
    <w:p w:rsidR="00B56D90" w:rsidRDefault="00B56D90" w:rsidP="009221EF">
      <w:r>
        <w:t>Программный код</w:t>
      </w:r>
      <w:r w:rsidR="00B97A3C">
        <w:t>,</w:t>
      </w:r>
      <w:r>
        <w:t xml:space="preserve"> реализующий этот алгоритм</w:t>
      </w:r>
      <w:r w:rsidR="00E90951">
        <w:t>, представлен в приложении 8</w:t>
      </w:r>
      <w:r w:rsidR="00C35F10">
        <w:t>.</w:t>
      </w:r>
    </w:p>
    <w:p w:rsidR="00B97A3C" w:rsidRPr="00786C55" w:rsidRDefault="00B97A3C" w:rsidP="009221EF">
      <w:r>
        <w:t xml:space="preserve">Для работы алгоритма требуется предварительная сортировка всего массива вершин графа, а именно необходимо создать шаблонный класс </w:t>
      </w:r>
      <w:r w:rsidRPr="00B97A3C">
        <w:rPr>
          <w:b/>
        </w:rPr>
        <w:t>std::vector&lt;std::vector&lt;int&gt;&gt;</w:t>
      </w:r>
      <w:r w:rsidR="008015EF">
        <w:t>,</w:t>
      </w:r>
      <w:r>
        <w:t xml:space="preserve"> то есть двумерный упорядоченный массив с произвольн</w:t>
      </w:r>
      <w:r w:rsidR="00786C55">
        <w:t>ым доступом по индекс</w:t>
      </w:r>
      <w:r w:rsidR="008015EF">
        <w:t>у</w:t>
      </w:r>
      <w:r w:rsidR="00786C55">
        <w:t xml:space="preserve"> элемента.</w:t>
      </w:r>
      <w:r w:rsidR="008015EF">
        <w:t xml:space="preserve"> Такая структура данных удобна для хранения произвольного количества вершин на каждом «уровне» графа.</w:t>
      </w:r>
      <w:r>
        <w:t xml:space="preserve"> </w:t>
      </w:r>
      <w:r w:rsidR="008015EF">
        <w:t>В</w:t>
      </w:r>
      <w:r>
        <w:t>ершины</w:t>
      </w:r>
      <w:r w:rsidR="008015EF">
        <w:t xml:space="preserve"> записываются в этот массив</w:t>
      </w:r>
      <w:r>
        <w:t xml:space="preserve"> в порядке появления на графе</w:t>
      </w:r>
      <w:r w:rsidR="008015EF">
        <w:t>. С</w:t>
      </w:r>
      <w:r w:rsidR="00786C55">
        <w:t xml:space="preserve">ортировка проводится методом </w:t>
      </w:r>
      <w:r w:rsidR="00F361B3" w:rsidRPr="00F361B3">
        <w:rPr>
          <w:b/>
          <w:lang w:val="en-US"/>
        </w:rPr>
        <w:t>std</w:t>
      </w:r>
      <w:r w:rsidR="00F361B3" w:rsidRPr="00F361B3">
        <w:rPr>
          <w:b/>
        </w:rPr>
        <w:t>::</w:t>
      </w:r>
      <w:r w:rsidR="00786C55" w:rsidRPr="00786C55">
        <w:rPr>
          <w:b/>
          <w:lang w:val="en-US"/>
        </w:rPr>
        <w:t>sort</w:t>
      </w:r>
      <w:r w:rsidR="00786C55" w:rsidRPr="00786C55">
        <w:rPr>
          <w:b/>
        </w:rPr>
        <w:t>()</w:t>
      </w:r>
      <w:r w:rsidR="00786C55">
        <w:t>,</w:t>
      </w:r>
      <w:r w:rsidR="00F361B3" w:rsidRPr="00F361B3">
        <w:t xml:space="preserve"> </w:t>
      </w:r>
      <w:r w:rsidR="00F361B3">
        <w:t xml:space="preserve">это функция из стандартной библиотеки </w:t>
      </w:r>
      <w:r w:rsidR="00F361B3">
        <w:rPr>
          <w:lang w:val="en-US"/>
        </w:rPr>
        <w:t>c</w:t>
      </w:r>
      <w:r w:rsidR="00F361B3">
        <w:t xml:space="preserve">++, хороша она </w:t>
      </w:r>
      <w:r w:rsidR="008015EF">
        <w:t>тем,</w:t>
      </w:r>
      <w:r w:rsidR="00F361B3">
        <w:t xml:space="preserve"> что сложность её алгоритма </w:t>
      </w:r>
      <w:r w:rsidR="00F361B3">
        <w:rPr>
          <w:lang w:val="en-US"/>
        </w:rPr>
        <w:t>O</w:t>
      </w:r>
      <w:r w:rsidR="00F361B3" w:rsidRPr="00786C55">
        <w:t>(</w:t>
      </w:r>
      <w:r w:rsidR="00F361B3">
        <w:rPr>
          <w:lang w:val="en-US"/>
        </w:rPr>
        <w:t>n</w:t>
      </w:r>
      <w:r w:rsidR="00F361B3" w:rsidRPr="00786C55">
        <w:t>•</w:t>
      </w:r>
      <w:r w:rsidR="00F361B3">
        <w:rPr>
          <w:lang w:val="en-US"/>
        </w:rPr>
        <w:t>ln</w:t>
      </w:r>
      <w:r w:rsidR="00F361B3" w:rsidRPr="00786C55">
        <w:rPr>
          <w:vertAlign w:val="subscript"/>
        </w:rPr>
        <w:t>2</w:t>
      </w:r>
      <w:r w:rsidR="00F361B3">
        <w:rPr>
          <w:lang w:val="en-US"/>
        </w:rPr>
        <w:t>n</w:t>
      </w:r>
      <w:r w:rsidR="00F361B3" w:rsidRPr="00786C55">
        <w:t>)</w:t>
      </w:r>
      <w:r w:rsidR="00F361B3">
        <w:t>. В</w:t>
      </w:r>
      <w:r w:rsidR="00786C55">
        <w:t xml:space="preserve"> качестве функции сравнения используется положение вершины-родителя на графе</w:t>
      </w:r>
      <w:r w:rsidR="008015EF">
        <w:t>.</w:t>
      </w:r>
      <w:r w:rsidR="00786C55">
        <w:t xml:space="preserve"> </w:t>
      </w:r>
      <w:r w:rsidR="008015EF">
        <w:t>Д</w:t>
      </w:r>
      <w:r w:rsidR="00F361B3">
        <w:t xml:space="preserve">оступ к </w:t>
      </w:r>
      <w:r w:rsidR="008015EF">
        <w:t xml:space="preserve">этому </w:t>
      </w:r>
      <w:r w:rsidR="00F361B3">
        <w:t xml:space="preserve">значению получается через указатель </w:t>
      </w:r>
      <w:r w:rsidR="008015EF">
        <w:t>на вершину родителя, который нуж</w:t>
      </w:r>
      <w:r w:rsidR="00F361B3">
        <w:t>ен еще и для навигации по графу.</w:t>
      </w:r>
    </w:p>
    <w:p w:rsidR="00C35F10" w:rsidRDefault="00F361B3" w:rsidP="009221EF">
      <w:r>
        <w:t xml:space="preserve">Согласно алгоритму каждая «строка» графа </w:t>
      </w:r>
      <w:r w:rsidR="00B97A3C">
        <w:t>два раза</w:t>
      </w:r>
      <w:r w:rsidR="00AC5CBE">
        <w:t>.</w:t>
      </w:r>
    </w:p>
    <w:p w:rsidR="00B97A3C" w:rsidRPr="00DE3347" w:rsidRDefault="00B97A3C" w:rsidP="009221EF">
      <w:r>
        <w:t xml:space="preserve">На первом проходе </w:t>
      </w:r>
      <w:r w:rsidR="00F361B3">
        <w:t>обрисовываются</w:t>
      </w:r>
      <w:r>
        <w:t xml:space="preserve"> вершины, у которых есть потомки, так как их горизонтальная позиция может быть высчитана как средняя величина из позиций вершин-потомков.</w:t>
      </w:r>
      <w:r w:rsidR="00DE3347">
        <w:t xml:space="preserve"> В этом же проходе формируются массив из структур </w:t>
      </w:r>
      <w:r w:rsidR="00DE3347" w:rsidRPr="00C33567">
        <w:rPr>
          <w:b/>
          <w:lang w:val="en-US"/>
        </w:rPr>
        <w:t>UnbuildRange</w:t>
      </w:r>
      <w:r w:rsidR="00DE3347">
        <w:rPr>
          <w:b/>
        </w:rPr>
        <w:t>,</w:t>
      </w:r>
      <w:r w:rsidR="00DE3347">
        <w:t xml:space="preserve"> который хранит информацию обо всех последовательностях непостроенных вершин.</w:t>
      </w:r>
    </w:p>
    <w:p w:rsidR="00B97A3C" w:rsidRDefault="00B97A3C" w:rsidP="009221EF">
      <w:r>
        <w:t xml:space="preserve">На </w:t>
      </w:r>
      <w:r w:rsidR="00DE3347">
        <w:t>втором проходе достраиваются оставшиеся вершины. Возможны три варианта расположения последовательности листовых вершин: слева, в середине и справа. Нижний ряд вершин никогда не имеет вершин-потомком, поэтому он строится отдельно: за один раз все вершины с одинаковым шагом.</w:t>
      </w:r>
      <w:r w:rsidR="007935C9">
        <w:t xml:space="preserve"> Расположение последовательности справа или слева не представляет трудности </w:t>
      </w:r>
      <w:r w:rsidR="00CE5C1C">
        <w:t>и</w:t>
      </w:r>
      <w:r w:rsidR="007935C9">
        <w:t xml:space="preserve"> по </w:t>
      </w:r>
      <w:r w:rsidR="00CE5C1C">
        <w:t>сути</w:t>
      </w:r>
      <w:r w:rsidR="007935C9">
        <w:t xml:space="preserve"> не отличается от отрисовки первого ряда, </w:t>
      </w:r>
      <w:r w:rsidR="00CE5C1C">
        <w:t xml:space="preserve">нужно </w:t>
      </w:r>
      <w:r w:rsidR="00CE5C1C">
        <w:lastRenderedPageBreak/>
        <w:t>поместить вершины на граф с фиксированным шагом</w:t>
      </w:r>
      <w:r w:rsidR="007935C9">
        <w:t xml:space="preserve"> с </w:t>
      </w:r>
      <w:r w:rsidR="00CE5C1C">
        <w:t>соответствующей</w:t>
      </w:r>
      <w:r w:rsidR="007935C9">
        <w:t xml:space="preserve"> стороны от крайней вершины.</w:t>
      </w:r>
    </w:p>
    <w:p w:rsidR="007935C9" w:rsidRDefault="00CE5C1C" w:rsidP="009221EF">
      <w:r>
        <w:t>Ряд</w:t>
      </w:r>
      <w:r w:rsidR="007935C9">
        <w:t xml:space="preserve"> листовых вершин в середине графе требует особой обработки, ведь при маленьком расстоянии между будущими соседями этих вершин возможно наложение. Чтобы этого избежать при отрисовке этого случая проверяется расстояние</w:t>
      </w:r>
      <w:r>
        <w:t>,</w:t>
      </w:r>
      <w:r w:rsidR="007935C9">
        <w:t xml:space="preserve"> в которое надо вписать последовательность и в случае нехватки место под неё, в прямом смысле, раздвигается. Для этого у всех соседей, например, с правой стороны вызывается метод-член </w:t>
      </w:r>
      <w:r w:rsidR="00786C55">
        <w:t xml:space="preserve">класса </w:t>
      </w:r>
      <w:r w:rsidR="00786C55" w:rsidRPr="00786C55">
        <w:rPr>
          <w:b/>
          <w:lang w:val="en-US"/>
        </w:rPr>
        <w:t>GraphNode</w:t>
      </w:r>
      <w:r w:rsidR="00786C55" w:rsidRPr="00786C55">
        <w:t xml:space="preserve"> </w:t>
      </w:r>
      <w:r w:rsidR="00786C55">
        <w:t>–</w:t>
      </w:r>
      <w:r w:rsidR="00786C55" w:rsidRPr="00786C55">
        <w:t xml:space="preserve"> </w:t>
      </w:r>
      <w:r w:rsidR="007935C9" w:rsidRPr="00786C55">
        <w:rPr>
          <w:b/>
        </w:rPr>
        <w:t>forceShift(</w:t>
      </w:r>
      <w:r w:rsidR="007935C9" w:rsidRPr="00786C55">
        <w:rPr>
          <w:b/>
          <w:lang w:val="en-US"/>
        </w:rPr>
        <w:t>int</w:t>
      </w:r>
      <w:r w:rsidR="007935C9" w:rsidRPr="00786C55">
        <w:rPr>
          <w:b/>
        </w:rPr>
        <w:t>)</w:t>
      </w:r>
      <w:r w:rsidR="007935C9">
        <w:t>, в качестве параметра передается недостаток расстояния. Чтобы не потерять стройный порядок, достигнутый при построении на предыдущих шагах</w:t>
      </w:r>
      <w:r w:rsidR="008015EF">
        <w:t>,</w:t>
      </w:r>
      <w:r w:rsidR="007935C9">
        <w:t xml:space="preserve"> этот метод в своем </w:t>
      </w:r>
      <w:r w:rsidR="00786C55">
        <w:t>теле рекурсивно вызывается для всех потомков</w:t>
      </w:r>
      <w:r w:rsidRPr="00CE5C1C">
        <w:t xml:space="preserve"> </w:t>
      </w:r>
      <w:r>
        <w:t>экземпляра класса</w:t>
      </w:r>
      <w:r w:rsidR="00786C55">
        <w:t>, если такие есть.</w:t>
      </w:r>
    </w:p>
    <w:p w:rsidR="00786C55" w:rsidRDefault="00786C55" w:rsidP="009221EF">
      <w:r>
        <w:t>Максимальная вложенность циклов этого алгоритма</w:t>
      </w:r>
      <w:r w:rsidR="00D20A43">
        <w:t xml:space="preserve"> тройная, она обуславливается использованием двумерного массива, окончательно сложность алгоритма </w:t>
      </w:r>
      <w:r w:rsidR="00D20A43">
        <w:rPr>
          <w:lang w:val="en-US"/>
        </w:rPr>
        <w:t>O</w:t>
      </w:r>
      <w:r w:rsidR="00D20A43" w:rsidRPr="00786C55">
        <w:t>(</w:t>
      </w:r>
      <w:r w:rsidR="00D20A43">
        <w:rPr>
          <w:lang w:val="en-US"/>
        </w:rPr>
        <w:t>n</w:t>
      </w:r>
      <w:r w:rsidR="00D20A43" w:rsidRPr="00786C55">
        <w:t>•</w:t>
      </w:r>
      <w:r w:rsidR="00D20A43">
        <w:rPr>
          <w:lang w:val="en-US"/>
        </w:rPr>
        <w:t>ln</w:t>
      </w:r>
      <w:r w:rsidR="00D20A43" w:rsidRPr="00786C55">
        <w:rPr>
          <w:vertAlign w:val="subscript"/>
        </w:rPr>
        <w:t>2</w:t>
      </w:r>
      <w:r w:rsidR="00D20A43">
        <w:rPr>
          <w:lang w:val="en-US"/>
        </w:rPr>
        <w:t>n</w:t>
      </w:r>
      <w:r w:rsidR="00D20A43" w:rsidRPr="00786C55">
        <w:t>)</w:t>
      </w:r>
      <w:r w:rsidR="00D20A43">
        <w:t xml:space="preserve"> + </w:t>
      </w:r>
      <w:r w:rsidR="00D20A43">
        <w:rPr>
          <w:lang w:val="en-US"/>
        </w:rPr>
        <w:t>O</w:t>
      </w:r>
      <w:r w:rsidR="00D20A43" w:rsidRPr="00786C55">
        <w:t>(</w:t>
      </w:r>
      <w:r w:rsidR="00D20A43">
        <w:rPr>
          <w:lang w:val="en-US"/>
        </w:rPr>
        <w:t>n</w:t>
      </w:r>
      <w:r w:rsidR="00D20A43" w:rsidRPr="00D20A43">
        <w:rPr>
          <w:vertAlign w:val="superscript"/>
        </w:rPr>
        <w:t>2</w:t>
      </w:r>
      <w:r w:rsidR="00D20A43" w:rsidRPr="00786C55">
        <w:t>)</w:t>
      </w:r>
      <w:r w:rsidR="00D20A43">
        <w:t xml:space="preserve"> = </w:t>
      </w:r>
      <w:r w:rsidR="00D20A43">
        <w:rPr>
          <w:lang w:val="en-US"/>
        </w:rPr>
        <w:t>O</w:t>
      </w:r>
      <w:r w:rsidR="00D20A43" w:rsidRPr="00786C55">
        <w:t>(</w:t>
      </w:r>
      <w:r w:rsidR="00D20A43">
        <w:rPr>
          <w:lang w:val="en-US"/>
        </w:rPr>
        <w:t>n</w:t>
      </w:r>
      <w:r w:rsidR="00D20A43" w:rsidRPr="00D20A43">
        <w:rPr>
          <w:vertAlign w:val="superscript"/>
        </w:rPr>
        <w:t>2</w:t>
      </w:r>
      <w:r w:rsidR="00D20A43" w:rsidRPr="00786C55">
        <w:t>)</w:t>
      </w:r>
      <w:r w:rsidR="00D20A43">
        <w:t>, что неплохо для построения упорядоченного дерева.</w:t>
      </w:r>
    </w:p>
    <w:p w:rsidR="00331CA7" w:rsidRDefault="00331CA7" w:rsidP="009221EF">
      <w:r>
        <w:t xml:space="preserve">На </w:t>
      </w:r>
      <w:r w:rsidR="00E90951">
        <w:fldChar w:fldCharType="begin"/>
      </w:r>
      <w:r w:rsidR="00E90951">
        <w:instrText xml:space="preserve"> REF _Ref388985740 \h </w:instrText>
      </w:r>
      <w:r w:rsidR="00E90951">
        <w:fldChar w:fldCharType="separate"/>
      </w:r>
      <w:r w:rsidR="006254D6">
        <w:t xml:space="preserve">Рисунок </w:t>
      </w:r>
      <w:r w:rsidR="006254D6">
        <w:rPr>
          <w:noProof/>
        </w:rPr>
        <w:t>11</w:t>
      </w:r>
      <w:r w:rsidR="00E90951">
        <w:fldChar w:fldCharType="end"/>
      </w:r>
      <w:r>
        <w:t xml:space="preserve"> представлен результат работы алгоритма построения графа.</w:t>
      </w:r>
    </w:p>
    <w:p w:rsidR="00E90951" w:rsidRDefault="00CE5C1C" w:rsidP="00E90951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E1377BD" wp14:editId="1BE54449">
            <wp:extent cx="5934973" cy="4042576"/>
            <wp:effectExtent l="0" t="0" r="8890" b="0"/>
            <wp:docPr id="5" name="Рисунок 5" descr="C:\Users\swp\Dropbox\Скриншоты\Скриншот 2014-05-27 20.21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:\Users\swp\Dropbox\Скриншоты\Скриншот 2014-05-27 20.21.0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12" r="7421" b="4056"/>
                    <a:stretch/>
                  </pic:blipFill>
                  <pic:spPr bwMode="auto">
                    <a:xfrm>
                      <a:off x="0" y="0"/>
                      <a:ext cx="5944268" cy="4048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1CA7" w:rsidRDefault="00E90951" w:rsidP="00E90951">
      <w:pPr>
        <w:pStyle w:val="a5"/>
      </w:pPr>
      <w:bookmarkStart w:id="38" w:name="_Ref388985740"/>
      <w:r>
        <w:t xml:space="preserve">Рисунок </w:t>
      </w:r>
      <w:fldSimple w:instr=" SEQ Рисунок \* ARABIC ">
        <w:r w:rsidR="006254D6">
          <w:rPr>
            <w:noProof/>
          </w:rPr>
          <w:t>11</w:t>
        </w:r>
      </w:fldSimple>
      <w:bookmarkEnd w:id="38"/>
    </w:p>
    <w:p w:rsidR="00331CA7" w:rsidRDefault="00EF54F8" w:rsidP="00EF54F8">
      <w:pPr>
        <w:pStyle w:val="2"/>
      </w:pPr>
      <w:bookmarkStart w:id="39" w:name="_Toc389425184"/>
      <w:r>
        <w:lastRenderedPageBreak/>
        <w:t>6</w:t>
      </w:r>
      <w:r w:rsidR="0055767D">
        <w:t>.7. Диаграмма последовательностей вызовов диалоговых окон плагина «Пятнашки»</w:t>
      </w:r>
      <w:bookmarkEnd w:id="39"/>
    </w:p>
    <w:p w:rsidR="0055767D" w:rsidRDefault="008015EF" w:rsidP="0055767D">
      <w:r>
        <w:t>Для того</w:t>
      </w:r>
      <w:r w:rsidR="0055767D">
        <w:t xml:space="preserve"> чтобы разобраться в работе такого большого количества различных диалоговых окон</w:t>
      </w:r>
      <w:r w:rsidR="00DD6FCC">
        <w:t xml:space="preserve"> необходимо рассмотреть их взаимодействии, для этого</w:t>
      </w:r>
      <w:r w:rsidR="0055767D">
        <w:t xml:space="preserve"> была разработана диаграмма последовательностей вызовов.</w:t>
      </w:r>
      <w:r w:rsidR="00DD6FCC">
        <w:t xml:space="preserve"> На ней отображается течение времени при деятельности объекта и стрелки, показывающие выполнение действий объектами.</w:t>
      </w:r>
    </w:p>
    <w:p w:rsidR="00640232" w:rsidRDefault="00640232" w:rsidP="00640232">
      <w:r>
        <w:t xml:space="preserve">На </w:t>
      </w:r>
      <w:r>
        <w:fldChar w:fldCharType="begin"/>
      </w:r>
      <w:r>
        <w:instrText xml:space="preserve"> REF _Ref388987119 \h </w:instrText>
      </w:r>
      <w:r>
        <w:fldChar w:fldCharType="separate"/>
      </w:r>
      <w:r w:rsidR="006254D6">
        <w:rPr>
          <w:b/>
          <w:bCs/>
        </w:rPr>
        <w:t>Ошибка! Источник ссылки не найден.</w:t>
      </w:r>
      <w:r>
        <w:fldChar w:fldCharType="end"/>
      </w:r>
      <w:r>
        <w:t xml:space="preserve"> изображена диаграмма последовательностей, описывающая взаимодействие классов в плагине «Пятнашки» и распределение во времени: обработки действий по старту и остановке плагина, а также клипов по созданным кнопкам на панели инструментов.</w:t>
      </w:r>
    </w:p>
    <w:p w:rsidR="00B628BA" w:rsidRDefault="00640232" w:rsidP="00640232">
      <w:r>
        <w:t>Рассмотрен следующий сценарий:</w:t>
      </w:r>
    </w:p>
    <w:p w:rsidR="00B628BA" w:rsidRDefault="00B628BA" w:rsidP="00B628BA">
      <w:pPr>
        <w:pStyle w:val="af0"/>
        <w:numPr>
          <w:ilvl w:val="0"/>
          <w:numId w:val="40"/>
        </w:numPr>
      </w:pPr>
      <w:r>
        <w:t>С</w:t>
      </w:r>
      <w:r w:rsidR="00640232">
        <w:t>тарт плагина</w:t>
      </w:r>
    </w:p>
    <w:p w:rsidR="00B628BA" w:rsidRPr="00B628BA" w:rsidRDefault="00B628BA" w:rsidP="00B628BA">
      <w:pPr>
        <w:pStyle w:val="af0"/>
        <w:numPr>
          <w:ilvl w:val="0"/>
          <w:numId w:val="40"/>
        </w:numPr>
      </w:pPr>
      <w:r>
        <w:t>К</w:t>
      </w:r>
      <w:r w:rsidR="00640232">
        <w:t xml:space="preserve">лик по созданному меню </w:t>
      </w:r>
      <w:r w:rsidR="00640232" w:rsidRPr="00B628BA">
        <w:rPr>
          <w:b/>
        </w:rPr>
        <w:t>Плагины</w:t>
      </w:r>
    </w:p>
    <w:p w:rsidR="00B628BA" w:rsidRPr="00B628BA" w:rsidRDefault="00B628BA" w:rsidP="00B628BA">
      <w:pPr>
        <w:pStyle w:val="af0"/>
        <w:numPr>
          <w:ilvl w:val="0"/>
          <w:numId w:val="40"/>
        </w:numPr>
      </w:pPr>
      <w:r>
        <w:t>К</w:t>
      </w:r>
      <w:r w:rsidR="00640232">
        <w:t xml:space="preserve">лик по созданной на панели инструментов кнопке </w:t>
      </w:r>
      <w:r w:rsidR="00640232" w:rsidRPr="00B628BA">
        <w:rPr>
          <w:b/>
        </w:rPr>
        <w:t>Расставить фишки</w:t>
      </w:r>
    </w:p>
    <w:p w:rsidR="00B628BA" w:rsidRDefault="00640232" w:rsidP="00B628BA">
      <w:pPr>
        <w:pStyle w:val="af0"/>
        <w:numPr>
          <w:ilvl w:val="0"/>
          <w:numId w:val="40"/>
        </w:numPr>
      </w:pPr>
      <w:r w:rsidRPr="00DD6FCC">
        <w:t>Задание порядка</w:t>
      </w:r>
      <w:r>
        <w:t xml:space="preserve"> с клавиатуры при помощ</w:t>
      </w:r>
      <w:r w:rsidR="00B628BA">
        <w:t xml:space="preserve">и специального диалогового окна. </w:t>
      </w:r>
      <w:r w:rsidR="00B628BA" w:rsidRPr="00B628BA">
        <w:rPr>
          <w:i/>
        </w:rPr>
        <w:t>Необязательно</w:t>
      </w:r>
    </w:p>
    <w:p w:rsidR="00B628BA" w:rsidRPr="00B628BA" w:rsidRDefault="00B628BA" w:rsidP="00B628BA">
      <w:pPr>
        <w:pStyle w:val="af0"/>
        <w:numPr>
          <w:ilvl w:val="0"/>
          <w:numId w:val="40"/>
        </w:numPr>
      </w:pPr>
      <w:r>
        <w:t>К</w:t>
      </w:r>
      <w:r w:rsidR="00640232">
        <w:t xml:space="preserve">лип по кнопке </w:t>
      </w:r>
      <w:r w:rsidR="00640232" w:rsidRPr="00B628BA">
        <w:rPr>
          <w:b/>
        </w:rPr>
        <w:t>Ок</w:t>
      </w:r>
      <w:r w:rsidR="00640232" w:rsidRPr="00B628BA">
        <w:t>,</w:t>
      </w:r>
      <w:r w:rsidRPr="00B628BA">
        <w:t xml:space="preserve"> окно</w:t>
      </w:r>
      <w:r>
        <w:t xml:space="preserve"> </w:t>
      </w:r>
      <w:r w:rsidRPr="00B628BA">
        <w:t>граф</w:t>
      </w:r>
      <w:r>
        <w:t>а откроется автоматически.</w:t>
      </w:r>
    </w:p>
    <w:p w:rsidR="00B628BA" w:rsidRDefault="00B628BA" w:rsidP="00B628BA">
      <w:pPr>
        <w:pStyle w:val="af0"/>
        <w:numPr>
          <w:ilvl w:val="0"/>
          <w:numId w:val="40"/>
        </w:numPr>
      </w:pPr>
      <w:r>
        <w:t>К</w:t>
      </w:r>
      <w:r w:rsidR="00640232">
        <w:t xml:space="preserve">лик по созданной на панели инструментов кнопке </w:t>
      </w:r>
      <w:r w:rsidR="00640232" w:rsidRPr="00B628BA">
        <w:rPr>
          <w:b/>
        </w:rPr>
        <w:t>Построить граф</w:t>
      </w:r>
      <w:r>
        <w:rPr>
          <w:b/>
        </w:rPr>
        <w:t xml:space="preserve">. </w:t>
      </w:r>
      <w:r w:rsidRPr="00B628BA">
        <w:rPr>
          <w:i/>
        </w:rPr>
        <w:t>Необязательно</w:t>
      </w:r>
    </w:p>
    <w:p w:rsidR="00B628BA" w:rsidRDefault="00B628BA" w:rsidP="00B628BA">
      <w:pPr>
        <w:pStyle w:val="af0"/>
        <w:numPr>
          <w:ilvl w:val="0"/>
          <w:numId w:val="40"/>
        </w:numPr>
      </w:pPr>
      <w:r>
        <w:t>Д</w:t>
      </w:r>
      <w:r w:rsidR="00640232">
        <w:t>войной клик по вершине г</w:t>
      </w:r>
      <w:r>
        <w:t xml:space="preserve">рафа, для открытия информации о вершине графа. </w:t>
      </w:r>
      <w:r w:rsidRPr="00B628BA">
        <w:rPr>
          <w:i/>
        </w:rPr>
        <w:t>Необязательно</w:t>
      </w:r>
    </w:p>
    <w:p w:rsidR="00640232" w:rsidRDefault="00B628BA" w:rsidP="00B628BA">
      <w:pPr>
        <w:pStyle w:val="af0"/>
        <w:numPr>
          <w:ilvl w:val="0"/>
          <w:numId w:val="40"/>
        </w:numPr>
      </w:pPr>
      <w:r>
        <w:t>О</w:t>
      </w:r>
      <w:r w:rsidR="00E65751">
        <w:t>становка плагина</w:t>
      </w:r>
    </w:p>
    <w:p w:rsidR="00DD6FCC" w:rsidRDefault="00DD6FCC" w:rsidP="00DD6FCC">
      <w:pPr>
        <w:keepNext/>
        <w:ind w:firstLine="0"/>
        <w:jc w:val="center"/>
      </w:pPr>
      <w:r>
        <w:object w:dxaOrig="10544" w:dyaOrig="16352">
          <v:shape id="_x0000_i1032" type="#_x0000_t75" style="width:6in;height:671.45pt" o:ole="">
            <v:imagedata r:id="rId27" o:title=""/>
          </v:shape>
          <o:OLEObject Type="Embed" ProgID="Visio.Drawing.11" ShapeID="_x0000_i1032" DrawAspect="Content" ObjectID="_1463168520" r:id="rId28"/>
        </w:object>
      </w:r>
    </w:p>
    <w:p w:rsidR="00BF0E51" w:rsidRDefault="00BF0E51" w:rsidP="00DD6FCC">
      <w:pPr>
        <w:keepNext/>
        <w:ind w:firstLine="0"/>
        <w:jc w:val="center"/>
      </w:pPr>
    </w:p>
    <w:p w:rsidR="00BF0E51" w:rsidRDefault="00BF0E51" w:rsidP="00BF0E51">
      <w:pPr>
        <w:pStyle w:val="2"/>
      </w:pPr>
      <w:bookmarkStart w:id="40" w:name="_Toc389425185"/>
      <w:r>
        <w:lastRenderedPageBreak/>
        <w:t>6.8. Разработка методики автоматического теста плагина «Пятнашки»</w:t>
      </w:r>
      <w:bookmarkEnd w:id="40"/>
    </w:p>
    <w:p w:rsidR="00BF0E51" w:rsidRDefault="00BF0E51" w:rsidP="00BF0E51">
      <w:r>
        <w:t>Автоматическая генерация текста модели  и тесная интеграция приводит к тому, что любое изменение в грамматике языка РД</w:t>
      </w:r>
      <w:r w:rsidR="008015EF">
        <w:t>О (</w:t>
      </w:r>
      <w:r>
        <w:t>а это в условиях командной разработки и бурного развития системы происходит часто) ведет к созданию модели, которую невозможно запустить, по причине ошибочного, с точки зрения нового синтаксиса,  теста модели. Поэтому в рамках данного курсового проекта была разработано методика автотеста, диаграмма активностей которой приведена на листе 6, формат А2.</w:t>
      </w:r>
    </w:p>
    <w:p w:rsidR="00026BA6" w:rsidRPr="00026BA6" w:rsidRDefault="00BF0E51" w:rsidP="00026BA6">
      <w:r>
        <w:t>Суть непосредственно тестирования плагина в следующем:</w:t>
      </w:r>
    </w:p>
    <w:p w:rsidR="00026BA6" w:rsidRPr="00026BA6" w:rsidRDefault="00026BA6" w:rsidP="00026BA6">
      <w:pPr>
        <w:pStyle w:val="af0"/>
        <w:numPr>
          <w:ilvl w:val="0"/>
          <w:numId w:val="43"/>
        </w:numPr>
      </w:pPr>
      <w:r>
        <w:t xml:space="preserve">Преобразование относительного пути тестовой модели в абсолютный с помощью команды </w:t>
      </w:r>
      <w:r>
        <w:rPr>
          <w:lang w:val="en-US"/>
        </w:rPr>
        <w:t>pwd</w:t>
      </w:r>
    </w:p>
    <w:p w:rsidR="00026BA6" w:rsidRPr="00971F63" w:rsidRDefault="00026BA6" w:rsidP="00026BA6">
      <w:pPr>
        <w:pStyle w:val="af0"/>
        <w:ind w:left="1259" w:firstLine="0"/>
        <w:rPr>
          <w:rFonts w:ascii="Courier New" w:hAnsi="Courier New" w:cs="Courier New"/>
          <w:sz w:val="18"/>
          <w:szCs w:val="18"/>
          <w:lang w:val="en-US"/>
        </w:rPr>
      </w:pPr>
      <w:r w:rsidRPr="00026BA6">
        <w:rPr>
          <w:rFonts w:ascii="Courier New" w:hAnsi="Courier New" w:cs="Courier New"/>
          <w:sz w:val="18"/>
          <w:szCs w:val="18"/>
          <w:highlight w:val="lightGray"/>
          <w:lang w:val="en-US"/>
        </w:rPr>
        <w:t>GAME5_TEST_MODEL=`pwd`/../models/test/plugin/game5_test/game5_test.rdox</w:t>
      </w:r>
    </w:p>
    <w:p w:rsidR="00026BA6" w:rsidRPr="00026BA6" w:rsidRDefault="00026BA6" w:rsidP="00026BA6">
      <w:pPr>
        <w:pStyle w:val="af0"/>
        <w:ind w:left="1259" w:firstLine="0"/>
      </w:pPr>
      <w:r>
        <w:t>Текст этой тестовой модель пустой при</w:t>
      </w:r>
      <w:r w:rsidR="00FD49EC">
        <w:t xml:space="preserve"> загрузке из удаленного репозито</w:t>
      </w:r>
      <w:r>
        <w:t>рия,</w:t>
      </w:r>
      <w:r w:rsidR="00FD49EC">
        <w:t xml:space="preserve"> а эталонная трассировка соответствует модели игры «пятнашки»</w:t>
      </w:r>
    </w:p>
    <w:p w:rsidR="00026BA6" w:rsidRDefault="00026BA6" w:rsidP="00026BA6">
      <w:pPr>
        <w:pStyle w:val="af0"/>
        <w:numPr>
          <w:ilvl w:val="0"/>
          <w:numId w:val="43"/>
        </w:numPr>
      </w:pPr>
      <w:r>
        <w:t xml:space="preserve">Запуск исполняемого файла </w:t>
      </w:r>
      <w:r>
        <w:rPr>
          <w:lang w:val="en-US"/>
        </w:rPr>
        <w:t>rdo</w:t>
      </w:r>
      <w:r w:rsidRPr="00026BA6">
        <w:t>-</w:t>
      </w:r>
      <w:r>
        <w:rPr>
          <w:lang w:val="en-US"/>
        </w:rPr>
        <w:t>studio</w:t>
      </w:r>
      <w:r w:rsidRPr="00026BA6">
        <w:t xml:space="preserve"> </w:t>
      </w:r>
      <w:r>
        <w:t>с параметрами</w:t>
      </w:r>
    </w:p>
    <w:p w:rsidR="00026BA6" w:rsidRPr="00026BA6" w:rsidRDefault="00026BA6" w:rsidP="00026BA6">
      <w:pPr>
        <w:pStyle w:val="af0"/>
        <w:ind w:left="1259" w:firstLine="0"/>
        <w:rPr>
          <w:rFonts w:ascii="Courier New" w:hAnsi="Courier New" w:cs="Courier New"/>
          <w:sz w:val="18"/>
          <w:szCs w:val="18"/>
          <w:highlight w:val="lightGray"/>
          <w:lang w:val="en-US"/>
        </w:rPr>
      </w:pPr>
      <w:r w:rsidRPr="00026BA6">
        <w:rPr>
          <w:rFonts w:ascii="Courier New" w:hAnsi="Courier New" w:cs="Courier New"/>
          <w:sz w:val="18"/>
          <w:szCs w:val="18"/>
          <w:highlight w:val="lightGray"/>
          <w:lang w:val="en-US"/>
        </w:rPr>
        <w:t>./rdo_studio --game5_testcase="1 0 2 4 5 3" -i $GAME5_TEST_MODEL</w:t>
      </w:r>
    </w:p>
    <w:p w:rsidR="00FD49EC" w:rsidRDefault="00FD49EC" w:rsidP="00026BA6">
      <w:pPr>
        <w:pStyle w:val="af0"/>
        <w:ind w:left="1259" w:firstLine="0"/>
      </w:pPr>
      <w:r>
        <w:t>Параметр</w:t>
      </w:r>
      <w:r w:rsidRPr="00FD49EC">
        <w:t xml:space="preserve"> -</w:t>
      </w:r>
      <w:r w:rsidRPr="00FD49EC">
        <w:rPr>
          <w:lang w:val="en-US"/>
        </w:rPr>
        <w:t>i</w:t>
      </w:r>
      <w:r w:rsidRPr="00FD49EC">
        <w:t xml:space="preserve"> </w:t>
      </w:r>
      <w:r>
        <w:t>с</w:t>
      </w:r>
      <w:r w:rsidRPr="00FD49EC">
        <w:t xml:space="preserve"> </w:t>
      </w:r>
      <w:r>
        <w:t>атрибутом</w:t>
      </w:r>
      <w:r w:rsidRPr="00FD49EC">
        <w:t xml:space="preserve"> $</w:t>
      </w:r>
      <w:r w:rsidRPr="00FD49EC">
        <w:rPr>
          <w:lang w:val="en-US"/>
        </w:rPr>
        <w:t>GAME</w:t>
      </w:r>
      <w:r w:rsidRPr="00FD49EC">
        <w:t>5_</w:t>
      </w:r>
      <w:r w:rsidRPr="00FD49EC">
        <w:rPr>
          <w:lang w:val="en-US"/>
        </w:rPr>
        <w:t>TEST</w:t>
      </w:r>
      <w:r w:rsidRPr="00FD49EC">
        <w:t>_</w:t>
      </w:r>
      <w:r w:rsidRPr="00FD49EC">
        <w:rPr>
          <w:lang w:val="en-US"/>
        </w:rPr>
        <w:t>MODEL</w:t>
      </w:r>
      <w:r>
        <w:t xml:space="preserve"> откроет модель, абсолютный путь которой мы получили на предыдущем этапе.</w:t>
      </w:r>
    </w:p>
    <w:p w:rsidR="00FD49EC" w:rsidRDefault="00FD49EC" w:rsidP="00026BA6">
      <w:pPr>
        <w:pStyle w:val="af0"/>
        <w:ind w:left="1259" w:firstLine="0"/>
      </w:pPr>
      <w:r>
        <w:t xml:space="preserve">Параметр </w:t>
      </w:r>
      <w:r w:rsidRPr="00FD49EC">
        <w:t>--game5_testcase</w:t>
      </w:r>
      <w:r>
        <w:t xml:space="preserve"> с атрибутом </w:t>
      </w:r>
      <w:r w:rsidRPr="00FD49EC">
        <w:t>"1 0 2 4 5 3"</w:t>
      </w:r>
      <w:r>
        <w:t xml:space="preserve"> передаст сигнал плагину сгенерировать модель с начальной ситуацией как на </w:t>
      </w:r>
      <w:r>
        <w:fldChar w:fldCharType="begin"/>
      </w:r>
      <w:r>
        <w:instrText xml:space="preserve"> REF _Ref388989755 \h </w:instrText>
      </w:r>
      <w:r>
        <w:fldChar w:fldCharType="separate"/>
      </w:r>
      <w:r w:rsidR="006254D6">
        <w:t xml:space="preserve">Рисунок </w:t>
      </w:r>
      <w:r w:rsidR="006254D6">
        <w:rPr>
          <w:noProof/>
        </w:rPr>
        <w:t>12</w:t>
      </w:r>
      <w:r>
        <w:fldChar w:fldCharType="end"/>
      </w:r>
    </w:p>
    <w:p w:rsidR="00FD49EC" w:rsidRDefault="005553B0" w:rsidP="00FD49EC">
      <w:pPr>
        <w:pStyle w:val="af0"/>
        <w:keepNext/>
        <w:ind w:left="1259" w:hanging="1259"/>
        <w:jc w:val="center"/>
      </w:pPr>
      <w:r>
        <w:pict>
          <v:shape id="_x0000_i1033" type="#_x0000_t75" style="width:147.35pt;height:189.2pt">
            <v:imagedata r:id="rId29" o:title="Скриншот 2014-05-21 23" croptop="14217f" cropbottom="7744f" cropleft="22932f" cropright="21881f"/>
          </v:shape>
        </w:pict>
      </w:r>
    </w:p>
    <w:p w:rsidR="00FD49EC" w:rsidRPr="00FD49EC" w:rsidRDefault="00FD49EC" w:rsidP="00FD49EC">
      <w:pPr>
        <w:pStyle w:val="a5"/>
      </w:pPr>
      <w:bookmarkStart w:id="41" w:name="_Ref388989755"/>
      <w:r>
        <w:t xml:space="preserve">Рисунок </w:t>
      </w:r>
      <w:fldSimple w:instr=" SEQ Рисунок \* ARABIC ">
        <w:r w:rsidR="006254D6">
          <w:rPr>
            <w:noProof/>
          </w:rPr>
          <w:t>12</w:t>
        </w:r>
      </w:fldSimple>
      <w:bookmarkEnd w:id="41"/>
    </w:p>
    <w:p w:rsidR="00026BA6" w:rsidRDefault="00FD49EC" w:rsidP="00971F63">
      <w:pPr>
        <w:pStyle w:val="af0"/>
        <w:numPr>
          <w:ilvl w:val="0"/>
          <w:numId w:val="43"/>
        </w:numPr>
      </w:pPr>
      <w:r>
        <w:t>Результатом такого з</w:t>
      </w:r>
      <w:r w:rsidR="00971F63">
        <w:t>апуска является открытие модели, редактирование модели, исходя из начальной ситуации, заданной в аргументе, сохранение модели и выход из исполняемого файла</w:t>
      </w:r>
    </w:p>
    <w:p w:rsidR="00971F63" w:rsidRDefault="006F493E" w:rsidP="00971F63">
      <w:pPr>
        <w:pStyle w:val="af0"/>
        <w:numPr>
          <w:ilvl w:val="0"/>
          <w:numId w:val="43"/>
        </w:numPr>
      </w:pPr>
      <w:r>
        <w:t>Отредактированная модель запускается в консольной версии</w:t>
      </w:r>
    </w:p>
    <w:p w:rsidR="006F493E" w:rsidRDefault="006F493E" w:rsidP="00971F63">
      <w:pPr>
        <w:pStyle w:val="af0"/>
        <w:numPr>
          <w:ilvl w:val="0"/>
          <w:numId w:val="43"/>
        </w:numPr>
      </w:pPr>
      <w:r>
        <w:t>Результаты прогона сравниваются с эталоном</w:t>
      </w:r>
    </w:p>
    <w:p w:rsidR="006F493E" w:rsidRPr="006C4155" w:rsidRDefault="006F493E" w:rsidP="006F493E">
      <w:r w:rsidRPr="006F493E">
        <w:lastRenderedPageBreak/>
        <w:t>Таким образом, в рамках теста проверяется работа плагина, а так же соответствие</w:t>
      </w:r>
      <w:r>
        <w:t xml:space="preserve"> измененному синтаксису.</w:t>
      </w:r>
    </w:p>
    <w:p w:rsidR="00BF0E51" w:rsidRDefault="006F493E" w:rsidP="006F493E">
      <w:pPr>
        <w:pStyle w:val="2"/>
      </w:pPr>
      <w:bookmarkStart w:id="42" w:name="_Toc389425186"/>
      <w:r>
        <w:t>6.9. Разработка документации</w:t>
      </w:r>
      <w:bookmarkEnd w:id="42"/>
    </w:p>
    <w:p w:rsidR="006C4155" w:rsidRDefault="006C4155" w:rsidP="006C4155">
      <w:pPr>
        <w:ind w:firstLine="540"/>
      </w:pPr>
      <w:r>
        <w:t xml:space="preserve">Как уже было сказано, результаты разработки должны эксплуатироваться студентами кафедры «Компьютерные системы автоматизации производства» в качестве программного обеспечения для выполнения лабораторной работы, цель которой изучить механизм </w:t>
      </w:r>
      <w:r w:rsidRPr="00CC66AE">
        <w:t>точек принятия решения</w:t>
      </w:r>
      <w:r>
        <w:t xml:space="preserve"> и алгоритм поиска А*, а также разобраться с моделью и эвристиками, предложить свою. А также другие пользователи в ознакомительных и других целях.</w:t>
      </w:r>
    </w:p>
    <w:p w:rsidR="006C4155" w:rsidRDefault="006C4155" w:rsidP="006C4155">
      <w:pPr>
        <w:ind w:firstLine="540"/>
      </w:pPr>
      <w:r>
        <w:t>По этой причине было разработано руководство пользователя плагином «Пятнашки», а так же методическое указание по выполнению лабораторной работы. За основу были взяты аналогичные материалы уже существующей лабораторной работы.</w:t>
      </w:r>
    </w:p>
    <w:p w:rsidR="006C4155" w:rsidRPr="00E65751" w:rsidRDefault="006C4155" w:rsidP="00E65751">
      <w:r w:rsidRPr="00E65751">
        <w:t>Руководство пользователя содержит следующие разделы:</w:t>
      </w:r>
    </w:p>
    <w:p w:rsidR="006C4155" w:rsidRDefault="006C4155" w:rsidP="006C4155">
      <w:pPr>
        <w:pStyle w:val="af0"/>
        <w:numPr>
          <w:ilvl w:val="0"/>
          <w:numId w:val="44"/>
        </w:numPr>
      </w:pPr>
      <w:r w:rsidRPr="006C4155">
        <w:t>Общие сведения</w:t>
      </w:r>
    </w:p>
    <w:p w:rsidR="006C4155" w:rsidRDefault="006C4155" w:rsidP="006C4155">
      <w:pPr>
        <w:pStyle w:val="af0"/>
        <w:numPr>
          <w:ilvl w:val="0"/>
          <w:numId w:val="44"/>
        </w:numPr>
      </w:pPr>
      <w:r w:rsidRPr="006C4155">
        <w:t>Загрузка плагина</w:t>
      </w:r>
    </w:p>
    <w:p w:rsidR="006C4155" w:rsidRDefault="006C4155" w:rsidP="006C4155">
      <w:pPr>
        <w:pStyle w:val="af0"/>
        <w:numPr>
          <w:ilvl w:val="0"/>
          <w:numId w:val="44"/>
        </w:numPr>
      </w:pPr>
      <w:r w:rsidRPr="006C4155">
        <w:t>Создание новой игровой ситуации</w:t>
      </w:r>
    </w:p>
    <w:p w:rsidR="006C4155" w:rsidRPr="006C4155" w:rsidRDefault="006C4155" w:rsidP="006C4155">
      <w:pPr>
        <w:pStyle w:val="af0"/>
        <w:numPr>
          <w:ilvl w:val="0"/>
          <w:numId w:val="44"/>
        </w:numPr>
      </w:pPr>
      <w:r w:rsidRPr="006C4155">
        <w:t>Запуск модели и просмотр результатов</w:t>
      </w:r>
    </w:p>
    <w:p w:rsidR="006F493E" w:rsidRPr="008015EF" w:rsidRDefault="006C4155" w:rsidP="006F493E">
      <w:r>
        <w:t>Методическое указание содержит в себе постановку задачи и пример отчета, а также ссылается на учебные материалы</w:t>
      </w:r>
      <w:r w:rsidR="008015EF">
        <w:t>,</w:t>
      </w:r>
      <w:r>
        <w:t xml:space="preserve"> рекомендованные для </w:t>
      </w:r>
      <w:r w:rsidR="008015EF">
        <w:t>подготовки</w:t>
      </w:r>
      <w:r>
        <w:t xml:space="preserve"> к лабораторной работе.</w:t>
      </w:r>
    </w:p>
    <w:p w:rsidR="006C4155" w:rsidRDefault="00A1785C" w:rsidP="006F493E">
      <w:r>
        <w:t xml:space="preserve">При разработке документации был использован формат </w:t>
      </w:r>
      <w:r w:rsidRPr="00A1785C">
        <w:rPr>
          <w:b/>
          <w:lang w:val="en-US"/>
        </w:rPr>
        <w:t>Markdown</w:t>
      </w:r>
      <w:r>
        <w:rPr>
          <w:b/>
        </w:rPr>
        <w:t xml:space="preserve"> </w:t>
      </w:r>
      <w:r w:rsidRPr="00A1785C">
        <w:t>— облегчённый язык разметки.</w:t>
      </w:r>
    </w:p>
    <w:p w:rsidR="00A1785C" w:rsidRPr="00A1785C" w:rsidRDefault="00A1785C" w:rsidP="00A1785C">
      <w:r>
        <w:t>Преимущества использования Markdown</w:t>
      </w:r>
      <w:r w:rsidRPr="00A1785C">
        <w:t>:</w:t>
      </w:r>
    </w:p>
    <w:p w:rsidR="00A1785C" w:rsidRDefault="00A1785C" w:rsidP="00A1785C">
      <w:pPr>
        <w:pStyle w:val="af0"/>
        <w:numPr>
          <w:ilvl w:val="0"/>
          <w:numId w:val="45"/>
        </w:numPr>
      </w:pPr>
      <w:r>
        <w:t>Основан исключительно на текстовом вводе. Не нужно использовать сторонние редакторы и инструменты — только обычное текстовое поле. Таким образом, вы будете ув</w:t>
      </w:r>
      <w:r w:rsidR="00E65751">
        <w:t>ерены, что ничего не поломается</w:t>
      </w:r>
    </w:p>
    <w:p w:rsidR="00A1785C" w:rsidRDefault="00A1785C" w:rsidP="00A1785C">
      <w:pPr>
        <w:pStyle w:val="af0"/>
        <w:numPr>
          <w:ilvl w:val="0"/>
          <w:numId w:val="45"/>
        </w:numPr>
      </w:pPr>
      <w:r>
        <w:t>Минимальное количество кода. Разметка осуществляется при помощи простых тегов в тес</w:t>
      </w:r>
      <w:r w:rsidR="00E65751">
        <w:t>те</w:t>
      </w:r>
    </w:p>
    <w:p w:rsidR="00A1785C" w:rsidRDefault="00A1785C" w:rsidP="00A1785C">
      <w:pPr>
        <w:pStyle w:val="af0"/>
        <w:numPr>
          <w:ilvl w:val="0"/>
          <w:numId w:val="45"/>
        </w:numPr>
      </w:pPr>
      <w:r>
        <w:t>Исходный код м</w:t>
      </w:r>
      <w:r w:rsidR="00E65751">
        <w:t>аксимально читабелен и наглядно</w:t>
      </w:r>
    </w:p>
    <w:p w:rsidR="00A1785C" w:rsidRPr="00A1785C" w:rsidRDefault="00A1785C" w:rsidP="00A1785C">
      <w:pPr>
        <w:pStyle w:val="af0"/>
        <w:numPr>
          <w:ilvl w:val="0"/>
          <w:numId w:val="45"/>
        </w:numPr>
      </w:pPr>
      <w:r>
        <w:t xml:space="preserve">Простая конвертация в популярные форматы: </w:t>
      </w:r>
      <w:r w:rsidRPr="00A1785C">
        <w:rPr>
          <w:lang w:val="en-US"/>
        </w:rPr>
        <w:t>HTML</w:t>
      </w:r>
      <w:r w:rsidRPr="00A1785C">
        <w:t xml:space="preserve">, </w:t>
      </w:r>
      <w:r w:rsidRPr="00A1785C">
        <w:rPr>
          <w:lang w:val="en-US"/>
        </w:rPr>
        <w:t>PDF</w:t>
      </w:r>
      <w:r>
        <w:t xml:space="preserve"> и другие, а это значит нет необходимости поддерживать несколько версий электронной документации, достаточно выполнять конвертацию последней версии текста</w:t>
      </w:r>
    </w:p>
    <w:p w:rsidR="00A1785C" w:rsidRDefault="00A1785C" w:rsidP="00A1785C">
      <w:pPr>
        <w:pStyle w:val="af0"/>
        <w:numPr>
          <w:ilvl w:val="0"/>
          <w:numId w:val="45"/>
        </w:numPr>
      </w:pPr>
      <w:r>
        <w:lastRenderedPageBreak/>
        <w:t>GitHub — самый крупный</w:t>
      </w:r>
      <w:r>
        <w:rPr>
          <w:rStyle w:val="a7"/>
        </w:rPr>
        <w:footnoteReference w:id="5"/>
      </w:r>
      <w:r w:rsidRPr="00A1785C">
        <w:t xml:space="preserve"> веб-сервис для хостинга IT-прое</w:t>
      </w:r>
      <w:r>
        <w:t xml:space="preserve">ктов и их совместной разработки, на котором располагается исходный код </w:t>
      </w:r>
      <w:r>
        <w:rPr>
          <w:lang w:val="en-US"/>
        </w:rPr>
        <w:t>rdo</w:t>
      </w:r>
      <w:r w:rsidRPr="00A1785C">
        <w:t>-</w:t>
      </w:r>
      <w:r>
        <w:rPr>
          <w:lang w:val="en-US"/>
        </w:rPr>
        <w:t>studio</w:t>
      </w:r>
      <w:r>
        <w:t>,</w:t>
      </w:r>
      <w:r w:rsidRPr="00A1785C">
        <w:t xml:space="preserve"> </w:t>
      </w:r>
      <w:r>
        <w:t xml:space="preserve">предоставляет удобный сервис хранения файлов в формате </w:t>
      </w:r>
      <w:r>
        <w:rPr>
          <w:lang w:val="en-US"/>
        </w:rPr>
        <w:t>Markdown</w:t>
      </w:r>
    </w:p>
    <w:p w:rsidR="0084428C" w:rsidRPr="00971F63" w:rsidRDefault="0084428C" w:rsidP="00640232">
      <w:pPr>
        <w:pStyle w:val="1"/>
      </w:pPr>
      <w:r w:rsidRPr="00A1785C">
        <w:br w:type="page"/>
      </w:r>
      <w:bookmarkStart w:id="43" w:name="_Toc343472456"/>
      <w:bookmarkStart w:id="44" w:name="_Toc389425187"/>
      <w:r w:rsidRPr="00640232">
        <w:lastRenderedPageBreak/>
        <w:t>7. Апробирование разработанной системы для модельных условий</w:t>
      </w:r>
      <w:bookmarkEnd w:id="43"/>
      <w:bookmarkEnd w:id="44"/>
    </w:p>
    <w:p w:rsidR="0084428C" w:rsidRPr="00780279" w:rsidRDefault="00780279" w:rsidP="0084428C">
      <w:r>
        <w:t xml:space="preserve">Апробирование разработанной системы осуществлялось при помощи </w:t>
      </w:r>
      <w:r w:rsidR="00E65751">
        <w:t>многократного</w:t>
      </w:r>
      <w:r>
        <w:t xml:space="preserve"> тестирования функционала. Выявленные в процессе тестирования ошибки и недочеты были исправлены на этапе рабочего проектирования. На этом же этапе для поддержания плагина «Пятнашки» в рабочем состоянии разработана методика автотеста, разработаны и опробованы необходимые для этого вспомогательные модули.</w:t>
      </w:r>
    </w:p>
    <w:p w:rsidR="0084428C" w:rsidRPr="005553B0" w:rsidRDefault="0084428C" w:rsidP="0084428C">
      <w:pPr>
        <w:numPr>
          <w:ins w:id="45" w:author="Swamp" w:date="2012-12-14T23:25:00Z"/>
        </w:numPr>
      </w:pPr>
      <w:r w:rsidRPr="0084428C">
        <w:t>На листе</w:t>
      </w:r>
      <w:r>
        <w:t xml:space="preserve"> результатов </w:t>
      </w:r>
      <w:r w:rsidR="00435109">
        <w:t>представлены</w:t>
      </w:r>
      <w:r>
        <w:t xml:space="preserve"> снимки работающей системы с загруженным в неё плагином</w:t>
      </w:r>
      <w:r w:rsidR="00780279">
        <w:t>, а так же снимки результатов автоматического тестирования.</w:t>
      </w:r>
    </w:p>
    <w:p w:rsidR="00435109" w:rsidRDefault="00435109" w:rsidP="00435109">
      <w:pPr>
        <w:pStyle w:val="1"/>
      </w:pPr>
      <w:r>
        <w:br w:type="page"/>
      </w:r>
      <w:bookmarkStart w:id="46" w:name="_Toc343472457"/>
      <w:bookmarkStart w:id="47" w:name="_Toc389425188"/>
      <w:r>
        <w:lastRenderedPageBreak/>
        <w:t>8. Заключение</w:t>
      </w:r>
      <w:bookmarkEnd w:id="46"/>
      <w:bookmarkEnd w:id="47"/>
    </w:p>
    <w:p w:rsidR="00435109" w:rsidRPr="00435109" w:rsidRDefault="00435109" w:rsidP="00435109">
      <w:r w:rsidRPr="00435109">
        <w:t>В рамках данного курсового проекта были получены следующие результаты:</w:t>
      </w:r>
    </w:p>
    <w:p w:rsidR="00435109" w:rsidRPr="00435109" w:rsidRDefault="00435109" w:rsidP="00435109">
      <w:pPr>
        <w:numPr>
          <w:ilvl w:val="0"/>
          <w:numId w:val="37"/>
        </w:numPr>
      </w:pPr>
      <w:r w:rsidRPr="00435109">
        <w:t>Проведено предпроектное исследование системы имитационного моделирования РДО</w:t>
      </w:r>
      <w:r>
        <w:t xml:space="preserve"> и программного обеспечения для лабораторной работы в виде приложения </w:t>
      </w:r>
      <w:r w:rsidRPr="00435109">
        <w:rPr>
          <w:b/>
        </w:rPr>
        <w:t>Игра5</w:t>
      </w:r>
    </w:p>
    <w:p w:rsidR="00435109" w:rsidRPr="00435109" w:rsidRDefault="00435109" w:rsidP="00435109">
      <w:pPr>
        <w:numPr>
          <w:ilvl w:val="0"/>
          <w:numId w:val="37"/>
        </w:numPr>
      </w:pPr>
      <w:r w:rsidRPr="00435109">
        <w:t>На этапе концептуального проектирования системы</w:t>
      </w:r>
      <w:r>
        <w:t xml:space="preserve"> был сделан в</w:t>
      </w:r>
      <w:r w:rsidRPr="00037C9B">
        <w:t>ыбор общесистемной методологии проектиро</w:t>
      </w:r>
      <w:r>
        <w:t>вания,</w:t>
      </w:r>
      <w:r w:rsidRPr="00435109">
        <w:t xml:space="preserve"> с помощью диаграммы компонентов нотации UML </w:t>
      </w:r>
      <w:r w:rsidR="00E65751">
        <w:t>определена та часть системы в которой придется делать при разработке плагина</w:t>
      </w:r>
      <w:r w:rsidRPr="00435109">
        <w:t>.</w:t>
      </w:r>
      <w:r>
        <w:t xml:space="preserve"> Сфо</w:t>
      </w:r>
      <w:r w:rsidR="00E65751">
        <w:t>рмулировано техническое задание</w:t>
      </w:r>
    </w:p>
    <w:p w:rsidR="00435109" w:rsidRPr="00435109" w:rsidRDefault="00435109" w:rsidP="00435109">
      <w:pPr>
        <w:numPr>
          <w:ilvl w:val="0"/>
          <w:numId w:val="37"/>
        </w:numPr>
      </w:pPr>
      <w:r w:rsidRPr="00435109">
        <w:t xml:space="preserve">На этапе технического проектирования </w:t>
      </w:r>
      <w:r>
        <w:t xml:space="preserve">намечены необходимые для разработки классы, </w:t>
      </w:r>
      <w:r w:rsidRPr="00435109">
        <w:t>ра</w:t>
      </w:r>
      <w:r w:rsidR="00E65751">
        <w:t>зработана структура</w:t>
      </w:r>
      <w:r>
        <w:t xml:space="preserve"> плагин</w:t>
      </w:r>
      <w:r w:rsidR="007523E4">
        <w:t>а</w:t>
      </w:r>
      <w:r>
        <w:t xml:space="preserve"> «Пятнашки»</w:t>
      </w:r>
      <w:r w:rsidR="00E65751">
        <w:t>,</w:t>
      </w:r>
      <w:r w:rsidR="007523E4">
        <w:t xml:space="preserve"> а также структура взаимодействия классов внутри этих элементов и их взаимодействие с </w:t>
      </w:r>
      <w:r w:rsidRPr="00435109">
        <w:t>систем</w:t>
      </w:r>
      <w:r w:rsidR="007523E4">
        <w:t>ой</w:t>
      </w:r>
      <w:r w:rsidRPr="00435109">
        <w:t>.</w:t>
      </w:r>
      <w:r w:rsidR="007523E4">
        <w:t xml:space="preserve"> Предварительно разработано поведение для по</w:t>
      </w:r>
      <w:r w:rsidR="00E65751">
        <w:t>следующей реализации алгоритмов</w:t>
      </w:r>
    </w:p>
    <w:p w:rsidR="00435109" w:rsidRPr="00435109" w:rsidRDefault="00435109" w:rsidP="00435109">
      <w:pPr>
        <w:numPr>
          <w:ilvl w:val="0"/>
          <w:numId w:val="37"/>
        </w:numPr>
      </w:pPr>
      <w:r w:rsidRPr="00435109">
        <w:t xml:space="preserve">На этапе рабочего проектирования написан программный код для </w:t>
      </w:r>
      <w:r w:rsidR="006C4155">
        <w:t>реализации спроектированных ран</w:t>
      </w:r>
      <w:r w:rsidRPr="00435109">
        <w:t xml:space="preserve">ее </w:t>
      </w:r>
      <w:r w:rsidR="007523E4">
        <w:t>алгоритмов работы и архитектуры</w:t>
      </w:r>
      <w:r w:rsidRPr="00435109">
        <w:t>. Вновь разработанные классы показаны с помощью подробных диаграмм классов. Проведены отладка и тестирование нового функционала системы, в ходе которых исправлялись найденные ошибки</w:t>
      </w:r>
      <w:r w:rsidR="007523E4">
        <w:t>, оптимизировалась работа разрабатываемой подсистемы. Разработан относительно б</w:t>
      </w:r>
      <w:r w:rsidR="00E65751">
        <w:t>ыстрый алгоритм отрисовки графа. Реализован алгоритм тестирования разработанного плагина и показан н</w:t>
      </w:r>
      <w:r w:rsidR="00E65751" w:rsidRPr="00435109">
        <w:t>а диаграмме активностей</w:t>
      </w:r>
      <w:r w:rsidR="00E65751">
        <w:t>, а также разработан тестовая модель, для которой утверждены эталоны решения</w:t>
      </w:r>
    </w:p>
    <w:p w:rsidR="00435109" w:rsidRPr="00435109" w:rsidRDefault="00435109" w:rsidP="00435109">
      <w:pPr>
        <w:numPr>
          <w:ilvl w:val="0"/>
          <w:numId w:val="37"/>
        </w:numPr>
      </w:pPr>
      <w:r w:rsidRPr="00435109">
        <w:t>Результаты проведения имитационного исследования позволяют сделать вывод об адекватн</w:t>
      </w:r>
      <w:r w:rsidR="00E65751">
        <w:t>ой работе новой функции системы</w:t>
      </w:r>
    </w:p>
    <w:p w:rsidR="00435109" w:rsidRPr="00435109" w:rsidRDefault="00E65751" w:rsidP="00435109">
      <w:pPr>
        <w:numPr>
          <w:ilvl w:val="0"/>
          <w:numId w:val="37"/>
        </w:numPr>
      </w:pPr>
      <w:r>
        <w:t>Была разработана документация по новому функционалу системы</w:t>
      </w:r>
      <w:r w:rsidR="006F1B8B">
        <w:t>, а именно руководство пользователя и методические указания для выполнения лабораторной работы</w:t>
      </w:r>
    </w:p>
    <w:p w:rsidR="00197628" w:rsidRPr="009C587C" w:rsidRDefault="00197628" w:rsidP="005372C4">
      <w:pPr>
        <w:pStyle w:val="1"/>
      </w:pPr>
      <w:r w:rsidRPr="009C587C">
        <w:br w:type="page"/>
      </w:r>
      <w:bookmarkStart w:id="48" w:name="_Toc389425189"/>
      <w:r w:rsidRPr="009C587C">
        <w:lastRenderedPageBreak/>
        <w:t>Список литературы</w:t>
      </w:r>
      <w:bookmarkEnd w:id="48"/>
    </w:p>
    <w:p w:rsidR="00197628" w:rsidRPr="009911CA" w:rsidRDefault="00197628" w:rsidP="00731AAC">
      <w:pPr>
        <w:numPr>
          <w:ilvl w:val="0"/>
          <w:numId w:val="8"/>
        </w:numPr>
        <w:tabs>
          <w:tab w:val="clear" w:pos="1499"/>
          <w:tab w:val="num" w:pos="1080"/>
        </w:tabs>
        <w:ind w:left="1080" w:hanging="540"/>
      </w:pPr>
      <w:bookmarkStart w:id="49" w:name="_Ref374987127"/>
      <w:r w:rsidRPr="00197628">
        <w:t>Емельянов В.В., Ясиновский С.И. Имитационное моделирование систем, язык и среда РДО</w:t>
      </w:r>
      <w:r>
        <w:t>. М.: МГТУ им. Н. Э. Баумана, 2009. -583с.</w:t>
      </w:r>
      <w:bookmarkEnd w:id="49"/>
    </w:p>
    <w:p w:rsidR="009911CA" w:rsidRPr="009911CA" w:rsidRDefault="009911CA" w:rsidP="00731AAC">
      <w:pPr>
        <w:numPr>
          <w:ilvl w:val="0"/>
          <w:numId w:val="8"/>
        </w:numPr>
        <w:tabs>
          <w:tab w:val="clear" w:pos="1499"/>
          <w:tab w:val="num" w:pos="1080"/>
        </w:tabs>
        <w:ind w:left="1080" w:hanging="540"/>
      </w:pPr>
      <w:bookmarkStart w:id="50" w:name="_Ref374987906"/>
      <w:r>
        <w:t xml:space="preserve">Рейтинг языков программирования по версии </w:t>
      </w:r>
      <w:r>
        <w:rPr>
          <w:lang w:val="en-US"/>
        </w:rPr>
        <w:t>TIOBE</w:t>
      </w:r>
      <w:r w:rsidRPr="009911CA">
        <w:t xml:space="preserve"> [</w:t>
      </w:r>
      <w:hyperlink r:id="rId30" w:history="1">
        <w:r w:rsidRPr="00B357FD">
          <w:rPr>
            <w:rStyle w:val="a4"/>
            <w:lang w:val="en-US"/>
          </w:rPr>
          <w:t>http</w:t>
        </w:r>
        <w:r w:rsidRPr="00B357FD">
          <w:rPr>
            <w:rStyle w:val="a4"/>
          </w:rPr>
          <w:t>://</w:t>
        </w:r>
        <w:r w:rsidRPr="00B357FD">
          <w:rPr>
            <w:rStyle w:val="a4"/>
            <w:lang w:val="en-US"/>
          </w:rPr>
          <w:t>www</w:t>
        </w:r>
        <w:r w:rsidRPr="00B357FD">
          <w:rPr>
            <w:rStyle w:val="a4"/>
          </w:rPr>
          <w:t>.</w:t>
        </w:r>
        <w:r w:rsidRPr="00B357FD">
          <w:rPr>
            <w:rStyle w:val="a4"/>
            <w:lang w:val="en-US"/>
          </w:rPr>
          <w:t>tiobe</w:t>
        </w:r>
        <w:r w:rsidRPr="00B357FD">
          <w:rPr>
            <w:rStyle w:val="a4"/>
          </w:rPr>
          <w:t>.</w:t>
        </w:r>
        <w:r w:rsidRPr="00B357FD">
          <w:rPr>
            <w:rStyle w:val="a4"/>
            <w:lang w:val="en-US"/>
          </w:rPr>
          <w:t>com</w:t>
        </w:r>
        <w:r w:rsidRPr="00B357FD">
          <w:rPr>
            <w:rStyle w:val="a4"/>
          </w:rPr>
          <w:t>/</w:t>
        </w:r>
        <w:r w:rsidRPr="00B357FD">
          <w:rPr>
            <w:rStyle w:val="a4"/>
            <w:lang w:val="en-US"/>
          </w:rPr>
          <w:t>index</w:t>
        </w:r>
        <w:r w:rsidRPr="00B357FD">
          <w:rPr>
            <w:rStyle w:val="a4"/>
          </w:rPr>
          <w:t>.</w:t>
        </w:r>
        <w:r w:rsidRPr="00B357FD">
          <w:rPr>
            <w:rStyle w:val="a4"/>
            <w:lang w:val="en-US"/>
          </w:rPr>
          <w:t>php</w:t>
        </w:r>
        <w:r w:rsidRPr="00B357FD">
          <w:rPr>
            <w:rStyle w:val="a4"/>
          </w:rPr>
          <w:t>/</w:t>
        </w:r>
        <w:r w:rsidRPr="00B357FD">
          <w:rPr>
            <w:rStyle w:val="a4"/>
            <w:lang w:val="en-US"/>
          </w:rPr>
          <w:t>content</w:t>
        </w:r>
        <w:r w:rsidRPr="00B357FD">
          <w:rPr>
            <w:rStyle w:val="a4"/>
          </w:rPr>
          <w:t>/</w:t>
        </w:r>
        <w:r w:rsidRPr="00B357FD">
          <w:rPr>
            <w:rStyle w:val="a4"/>
            <w:lang w:val="en-US"/>
          </w:rPr>
          <w:t>paperinfo</w:t>
        </w:r>
        <w:r w:rsidRPr="00B357FD">
          <w:rPr>
            <w:rStyle w:val="a4"/>
          </w:rPr>
          <w:t>/</w:t>
        </w:r>
        <w:r w:rsidRPr="00B357FD">
          <w:rPr>
            <w:rStyle w:val="a4"/>
            <w:lang w:val="en-US"/>
          </w:rPr>
          <w:t>tpci</w:t>
        </w:r>
        <w:r w:rsidRPr="00B357FD">
          <w:rPr>
            <w:rStyle w:val="a4"/>
          </w:rPr>
          <w:t>/</w:t>
        </w:r>
        <w:r w:rsidRPr="00B357FD">
          <w:rPr>
            <w:rStyle w:val="a4"/>
            <w:lang w:val="en-US"/>
          </w:rPr>
          <w:t>index</w:t>
        </w:r>
        <w:r w:rsidRPr="00B357FD">
          <w:rPr>
            <w:rStyle w:val="a4"/>
          </w:rPr>
          <w:t>.</w:t>
        </w:r>
        <w:r w:rsidRPr="00B357FD">
          <w:rPr>
            <w:rStyle w:val="a4"/>
            <w:lang w:val="en-US"/>
          </w:rPr>
          <w:t>html</w:t>
        </w:r>
        <w:r w:rsidR="00B357FD" w:rsidRPr="00B357FD">
          <w:rPr>
            <w:rStyle w:val="a4"/>
          </w:rPr>
          <w:t>/</w:t>
        </w:r>
      </w:hyperlink>
      <w:r w:rsidRPr="009911CA">
        <w:t>]</w:t>
      </w:r>
      <w:bookmarkEnd w:id="50"/>
    </w:p>
    <w:p w:rsidR="00731AAC" w:rsidRDefault="00731AAC" w:rsidP="00731AAC">
      <w:pPr>
        <w:numPr>
          <w:ilvl w:val="0"/>
          <w:numId w:val="8"/>
        </w:numPr>
        <w:tabs>
          <w:tab w:val="clear" w:pos="1499"/>
          <w:tab w:val="num" w:pos="1080"/>
        </w:tabs>
        <w:ind w:left="1080" w:hanging="540"/>
      </w:pPr>
      <w:bookmarkStart w:id="51" w:name="_Ref374988389"/>
      <w:r w:rsidRPr="00B725F2">
        <w:t>Справка по RAO-studio</w:t>
      </w:r>
      <w:r>
        <w:t xml:space="preserve"> </w:t>
      </w:r>
      <w:r w:rsidRPr="00323D2A">
        <w:t>[</w:t>
      </w:r>
      <w:hyperlink r:id="rId31" w:history="1">
        <w:r w:rsidRPr="00910F88">
          <w:rPr>
            <w:rStyle w:val="a4"/>
          </w:rPr>
          <w:t>http://rdo.rk9.bmstu.ru/help/</w:t>
        </w:r>
      </w:hyperlink>
      <w:r w:rsidRPr="00323D2A">
        <w:t>]</w:t>
      </w:r>
      <w:bookmarkEnd w:id="51"/>
    </w:p>
    <w:p w:rsidR="00D62BC4" w:rsidRPr="0029402C" w:rsidRDefault="00D62BC4" w:rsidP="00731AAC">
      <w:pPr>
        <w:numPr>
          <w:ilvl w:val="0"/>
          <w:numId w:val="8"/>
        </w:numPr>
        <w:tabs>
          <w:tab w:val="clear" w:pos="1499"/>
          <w:tab w:val="num" w:pos="1080"/>
        </w:tabs>
        <w:ind w:left="1080" w:hanging="540"/>
      </w:pPr>
      <w:bookmarkStart w:id="52" w:name="_Ref375080352"/>
      <w:r w:rsidRPr="00D62BC4">
        <w:t>Б. Страуструп</w:t>
      </w:r>
      <w:r w:rsidR="00B9520D">
        <w:t>.</w:t>
      </w:r>
      <w:r w:rsidRPr="00D62BC4">
        <w:t xml:space="preserve"> Язык программирования С++. Специальное издание / пер. с англ. – М.: ООО «Бином-Пресс», 2006. – 1104 с.: ил.</w:t>
      </w:r>
      <w:bookmarkEnd w:id="52"/>
    </w:p>
    <w:p w:rsidR="003818DB" w:rsidRPr="00B9520D" w:rsidRDefault="0029402C" w:rsidP="00731AAC">
      <w:pPr>
        <w:numPr>
          <w:ilvl w:val="0"/>
          <w:numId w:val="8"/>
        </w:numPr>
        <w:tabs>
          <w:tab w:val="clear" w:pos="1499"/>
          <w:tab w:val="num" w:pos="1080"/>
        </w:tabs>
        <w:ind w:left="1080" w:hanging="540"/>
      </w:pPr>
      <w:bookmarkStart w:id="53" w:name="_Ref375085179"/>
      <w:r>
        <w:t>М</w:t>
      </w:r>
      <w:r w:rsidRPr="00AA31F2">
        <w:t>артин</w:t>
      </w:r>
      <w:r>
        <w:t xml:space="preserve"> Р. </w:t>
      </w:r>
      <w:r w:rsidRPr="00AA31F2">
        <w:t>Чистый код.</w:t>
      </w:r>
      <w:r>
        <w:t xml:space="preserve"> Создание, анализ и рефакторинг</w:t>
      </w:r>
      <w:r w:rsidRPr="005104B7">
        <w:t xml:space="preserve"> /</w:t>
      </w:r>
      <w:r>
        <w:t xml:space="preserve"> </w:t>
      </w:r>
      <w:r w:rsidRPr="00AA31F2">
        <w:t>пер. с анг. Е. Матвеев</w:t>
      </w:r>
      <w:r>
        <w:t xml:space="preserve"> –</w:t>
      </w:r>
      <w:r w:rsidRPr="00AA31F2">
        <w:t xml:space="preserve"> </w:t>
      </w:r>
      <w:r>
        <w:rPr>
          <w:lang w:val="en-GB"/>
        </w:rPr>
        <w:t>C</w:t>
      </w:r>
      <w:r>
        <w:t>Пб.</w:t>
      </w:r>
      <w:r w:rsidRPr="00AA31F2">
        <w:t>:</w:t>
      </w:r>
      <w:r>
        <w:t xml:space="preserve"> Питер, 2010. – 464 стр.</w:t>
      </w:r>
      <w:bookmarkEnd w:id="53"/>
    </w:p>
    <w:p w:rsidR="00B9520D" w:rsidRDefault="00B9520D" w:rsidP="00731AAC">
      <w:pPr>
        <w:numPr>
          <w:ilvl w:val="0"/>
          <w:numId w:val="8"/>
        </w:numPr>
        <w:tabs>
          <w:tab w:val="clear" w:pos="1499"/>
          <w:tab w:val="num" w:pos="1080"/>
        </w:tabs>
        <w:ind w:left="1080" w:hanging="540"/>
      </w:pPr>
      <w:bookmarkStart w:id="54" w:name="_Ref375098301"/>
      <w:r w:rsidRPr="00B9520D">
        <w:t>Шлее М. Qt 4.8. Профессиональное программирование на C++. — СПб.: БХВ-Петербург, 2012. — 912 с.: ил.</w:t>
      </w:r>
      <w:bookmarkEnd w:id="54"/>
    </w:p>
    <w:p w:rsidR="00F314C0" w:rsidRDefault="00F314C0" w:rsidP="00F314C0">
      <w:pPr>
        <w:ind w:left="540" w:firstLine="0"/>
      </w:pPr>
    </w:p>
    <w:p w:rsidR="00F314C0" w:rsidRDefault="00F314C0" w:rsidP="00F314C0">
      <w:pPr>
        <w:pStyle w:val="1"/>
      </w:pPr>
      <w:bookmarkStart w:id="55" w:name="_Toc389425190"/>
      <w:r>
        <w:t>Список использованного программного обеспечения</w:t>
      </w:r>
      <w:bookmarkEnd w:id="55"/>
    </w:p>
    <w:p w:rsidR="00F314C0" w:rsidRPr="00F314C0" w:rsidRDefault="00F314C0" w:rsidP="00F314C0">
      <w:pPr>
        <w:numPr>
          <w:ilvl w:val="1"/>
          <w:numId w:val="8"/>
        </w:numPr>
        <w:tabs>
          <w:tab w:val="clear" w:pos="1619"/>
          <w:tab w:val="num" w:pos="1080"/>
        </w:tabs>
        <w:ind w:left="1080" w:hanging="540"/>
      </w:pPr>
      <w:r w:rsidRPr="00F314C0">
        <w:rPr>
          <w:lang w:val="en-US"/>
        </w:rPr>
        <w:t>RAO</w:t>
      </w:r>
      <w:r w:rsidRPr="00F314C0">
        <w:t>-</w:t>
      </w:r>
      <w:r w:rsidRPr="00F314C0">
        <w:rPr>
          <w:lang w:val="en-US"/>
        </w:rPr>
        <w:t>Studio</w:t>
      </w:r>
    </w:p>
    <w:p w:rsidR="00F314C0" w:rsidRPr="00F314C0" w:rsidRDefault="00F314C0" w:rsidP="00F314C0">
      <w:pPr>
        <w:numPr>
          <w:ilvl w:val="1"/>
          <w:numId w:val="8"/>
        </w:numPr>
        <w:tabs>
          <w:tab w:val="clear" w:pos="1619"/>
          <w:tab w:val="num" w:pos="1080"/>
        </w:tabs>
        <w:ind w:left="1080" w:hanging="540"/>
      </w:pPr>
      <w:r>
        <w:rPr>
          <w:lang w:val="en-US"/>
        </w:rPr>
        <w:t>ArgoUML</w:t>
      </w:r>
    </w:p>
    <w:p w:rsidR="00F314C0" w:rsidRPr="00F314C0" w:rsidRDefault="00F314C0" w:rsidP="00F314C0">
      <w:pPr>
        <w:numPr>
          <w:ilvl w:val="1"/>
          <w:numId w:val="8"/>
        </w:numPr>
        <w:tabs>
          <w:tab w:val="clear" w:pos="1619"/>
          <w:tab w:val="num" w:pos="1080"/>
        </w:tabs>
        <w:ind w:left="1080" w:hanging="540"/>
        <w:rPr>
          <w:lang w:val="en-US"/>
        </w:rPr>
      </w:pPr>
      <w:r w:rsidRPr="00F314C0">
        <w:rPr>
          <w:lang w:val="en-US"/>
        </w:rPr>
        <w:t>M</w:t>
      </w:r>
      <w:r>
        <w:rPr>
          <w:lang w:val="en-US"/>
        </w:rPr>
        <w:t>icrosoft</w:t>
      </w:r>
      <w:r w:rsidRPr="00F314C0">
        <w:rPr>
          <w:lang w:val="en-US"/>
        </w:rPr>
        <w:t xml:space="preserve">®, </w:t>
      </w:r>
      <w:r>
        <w:rPr>
          <w:lang w:val="en-US"/>
        </w:rPr>
        <w:t>Office</w:t>
      </w:r>
      <w:r w:rsidRPr="00F314C0">
        <w:rPr>
          <w:lang w:val="en-US"/>
        </w:rPr>
        <w:t xml:space="preserve"> </w:t>
      </w:r>
      <w:r>
        <w:rPr>
          <w:lang w:val="en-US"/>
        </w:rPr>
        <w:t>Word 2003</w:t>
      </w:r>
    </w:p>
    <w:p w:rsidR="00F314C0" w:rsidRPr="00F314C0" w:rsidRDefault="00F314C0" w:rsidP="00F314C0">
      <w:pPr>
        <w:numPr>
          <w:ilvl w:val="1"/>
          <w:numId w:val="8"/>
        </w:numPr>
        <w:tabs>
          <w:tab w:val="clear" w:pos="1619"/>
          <w:tab w:val="num" w:pos="1080"/>
        </w:tabs>
        <w:ind w:left="1080" w:hanging="540"/>
        <w:rPr>
          <w:lang w:val="en-US"/>
        </w:rPr>
      </w:pPr>
      <w:r w:rsidRPr="00F314C0">
        <w:rPr>
          <w:lang w:val="en-US"/>
        </w:rPr>
        <w:t>M</w:t>
      </w:r>
      <w:r>
        <w:rPr>
          <w:lang w:val="en-US"/>
        </w:rPr>
        <w:t>icrosoft®, Office Visio 2007</w:t>
      </w:r>
    </w:p>
    <w:p w:rsidR="00F314C0" w:rsidRPr="00F314C0" w:rsidRDefault="00F314C0" w:rsidP="00C87D6E">
      <w:pPr>
        <w:numPr>
          <w:ilvl w:val="1"/>
          <w:numId w:val="8"/>
        </w:numPr>
        <w:tabs>
          <w:tab w:val="clear" w:pos="1619"/>
          <w:tab w:val="num" w:pos="1134"/>
        </w:tabs>
        <w:ind w:left="1080" w:hanging="540"/>
        <w:rPr>
          <w:lang w:val="en-US"/>
        </w:rPr>
      </w:pPr>
      <w:r w:rsidRPr="00F314C0">
        <w:rPr>
          <w:lang w:val="en-US"/>
        </w:rPr>
        <w:t>Microsoft®, Visual Studio 2008 SP1</w:t>
      </w:r>
    </w:p>
    <w:p w:rsidR="00F314C0" w:rsidRDefault="00F314C0" w:rsidP="00C87D6E">
      <w:pPr>
        <w:numPr>
          <w:ilvl w:val="1"/>
          <w:numId w:val="8"/>
        </w:numPr>
        <w:tabs>
          <w:tab w:val="clear" w:pos="1619"/>
          <w:tab w:val="num" w:pos="1134"/>
        </w:tabs>
        <w:ind w:left="1134" w:hanging="567"/>
        <w:rPr>
          <w:lang w:val="en-US"/>
        </w:rPr>
      </w:pPr>
      <w:r>
        <w:rPr>
          <w:lang w:val="en-US"/>
        </w:rPr>
        <w:t>Qt</w:t>
      </w:r>
      <w:r w:rsidRPr="00F314C0">
        <w:rPr>
          <w:lang w:val="en-US"/>
        </w:rPr>
        <w:t xml:space="preserve"> </w:t>
      </w:r>
      <w:r>
        <w:rPr>
          <w:lang w:val="en-US"/>
        </w:rPr>
        <w:t>Digia</w:t>
      </w:r>
      <w:r w:rsidR="00C87D6E" w:rsidRPr="00C87D6E">
        <w:t xml:space="preserve"> </w:t>
      </w:r>
      <w:r w:rsidR="00C87D6E" w:rsidRPr="00C87D6E">
        <w:rPr>
          <w:lang w:val="en-US"/>
        </w:rPr>
        <w:t>©</w:t>
      </w:r>
      <w:r w:rsidRPr="00F314C0">
        <w:rPr>
          <w:lang w:val="en-US"/>
        </w:rPr>
        <w:t xml:space="preserve">, </w:t>
      </w:r>
      <w:r>
        <w:rPr>
          <w:lang w:val="en-US"/>
        </w:rPr>
        <w:t>Qt</w:t>
      </w:r>
      <w:r w:rsidRPr="00F314C0">
        <w:rPr>
          <w:lang w:val="en-US"/>
        </w:rPr>
        <w:t xml:space="preserve"> </w:t>
      </w:r>
      <w:r>
        <w:rPr>
          <w:lang w:val="en-US"/>
        </w:rPr>
        <w:t>Designer</w:t>
      </w:r>
      <w:r w:rsidRPr="00F314C0">
        <w:rPr>
          <w:lang w:val="en-US"/>
        </w:rPr>
        <w:t xml:space="preserve"> 5.1.1</w:t>
      </w:r>
    </w:p>
    <w:p w:rsidR="00780279" w:rsidRDefault="00780279" w:rsidP="00C87D6E">
      <w:pPr>
        <w:numPr>
          <w:ilvl w:val="1"/>
          <w:numId w:val="8"/>
        </w:numPr>
        <w:tabs>
          <w:tab w:val="clear" w:pos="1619"/>
          <w:tab w:val="num" w:pos="1134"/>
        </w:tabs>
        <w:ind w:hanging="1052"/>
        <w:rPr>
          <w:lang w:val="en-US"/>
        </w:rPr>
      </w:pPr>
      <w:r>
        <w:rPr>
          <w:lang w:val="en-US"/>
        </w:rPr>
        <w:t>Qt</w:t>
      </w:r>
      <w:r w:rsidRPr="00F314C0">
        <w:rPr>
          <w:lang w:val="en-US"/>
        </w:rPr>
        <w:t xml:space="preserve"> </w:t>
      </w:r>
      <w:r>
        <w:rPr>
          <w:lang w:val="en-US"/>
        </w:rPr>
        <w:t>Digia</w:t>
      </w:r>
      <w:r w:rsidR="00C87D6E" w:rsidRPr="00C87D6E">
        <w:t xml:space="preserve"> </w:t>
      </w:r>
      <w:r w:rsidR="00C87D6E" w:rsidRPr="00C87D6E">
        <w:rPr>
          <w:lang w:val="en-US"/>
        </w:rPr>
        <w:t>©</w:t>
      </w:r>
      <w:r>
        <w:rPr>
          <w:lang w:val="en-US"/>
        </w:rPr>
        <w:t>,</w:t>
      </w:r>
      <w:r w:rsidR="00C87D6E">
        <w:rPr>
          <w:lang w:val="en-US"/>
        </w:rPr>
        <w:t xml:space="preserve"> </w:t>
      </w:r>
      <w:r w:rsidRPr="00780279">
        <w:rPr>
          <w:lang w:val="en-US"/>
        </w:rPr>
        <w:t>Qt Creator 3.1</w:t>
      </w:r>
      <w:r>
        <w:rPr>
          <w:lang w:val="en-US"/>
        </w:rPr>
        <w:t>.1</w:t>
      </w:r>
    </w:p>
    <w:p w:rsidR="0029402C" w:rsidRPr="00540AF0" w:rsidRDefault="003818DB" w:rsidP="003818DB">
      <w:pPr>
        <w:pStyle w:val="1"/>
      </w:pPr>
      <w:r w:rsidRPr="00540AF0">
        <w:br w:type="page"/>
      </w:r>
      <w:bookmarkStart w:id="56" w:name="_Ref389002925"/>
      <w:bookmarkStart w:id="57" w:name="_Toc389425191"/>
      <w:r>
        <w:lastRenderedPageBreak/>
        <w:t>Приложение</w:t>
      </w:r>
      <w:r w:rsidRPr="00F314C0">
        <w:t xml:space="preserve"> 1. </w:t>
      </w:r>
      <w:r w:rsidR="00540AF0">
        <w:t>Блок-схема алгоритма слияния списков информации о плагинах</w:t>
      </w:r>
      <w:bookmarkEnd w:id="56"/>
      <w:bookmarkEnd w:id="57"/>
    </w:p>
    <w:p w:rsidR="002F6C67" w:rsidRDefault="002F6C67" w:rsidP="003818DB">
      <w:r>
        <w:object w:dxaOrig="5533" w:dyaOrig="11393">
          <v:shape id="_x0000_i1034" type="#_x0000_t75" style="width:276.3pt;height:570.15pt" o:ole="">
            <v:imagedata r:id="rId32" o:title=""/>
          </v:shape>
          <o:OLEObject Type="Embed" ProgID="Visio.Drawing.11" ShapeID="_x0000_i1034" DrawAspect="Content" ObjectID="_1463168521" r:id="rId33"/>
        </w:object>
      </w:r>
    </w:p>
    <w:p w:rsidR="002F6C67" w:rsidRDefault="002F6C67" w:rsidP="002F6C67">
      <w:r>
        <w:br w:type="page"/>
      </w:r>
    </w:p>
    <w:p w:rsidR="002F6C67" w:rsidRDefault="002F6C67" w:rsidP="002F6C67">
      <w:pPr>
        <w:pStyle w:val="1"/>
      </w:pPr>
      <w:bookmarkStart w:id="58" w:name="_Toc389425192"/>
      <w:r>
        <w:lastRenderedPageBreak/>
        <w:t xml:space="preserve">Приложение 2. </w:t>
      </w:r>
      <w:r w:rsidR="00540AF0">
        <w:t>Блок-схема а</w:t>
      </w:r>
      <w:r w:rsidR="00540AF0" w:rsidRPr="002F6C67">
        <w:t>лгоритм</w:t>
      </w:r>
      <w:r w:rsidR="00540AF0">
        <w:t>а</w:t>
      </w:r>
      <w:r w:rsidR="00540AF0" w:rsidRPr="002F6C67">
        <w:t xml:space="preserve"> функции</w:t>
      </w:r>
      <w:r w:rsidR="00540AF0">
        <w:t xml:space="preserve"> для поиска соответствия информации о плагине в списке</w:t>
      </w:r>
      <w:bookmarkEnd w:id="58"/>
    </w:p>
    <w:p w:rsidR="002F6C67" w:rsidRPr="002F6C67" w:rsidRDefault="002F6C67" w:rsidP="002F6C67">
      <w:r>
        <w:object w:dxaOrig="4291" w:dyaOrig="10118">
          <v:shape id="_x0000_i1035" type="#_x0000_t75" style="width:214.35pt;height:506.5pt" o:ole="">
            <v:imagedata r:id="rId34" o:title=""/>
          </v:shape>
          <o:OLEObject Type="Embed" ProgID="Visio.Drawing.11" ShapeID="_x0000_i1035" DrawAspect="Content" ObjectID="_1463168522" r:id="rId35"/>
        </w:object>
      </w:r>
    </w:p>
    <w:p w:rsidR="002F6C67" w:rsidRDefault="002F6C67">
      <w:pPr>
        <w:spacing w:after="0"/>
        <w:ind w:firstLine="0"/>
        <w:jc w:val="left"/>
        <w:rPr>
          <w:rFonts w:cs="Arial"/>
          <w:b/>
          <w:bCs/>
          <w:kern w:val="32"/>
          <w:sz w:val="32"/>
          <w:szCs w:val="32"/>
        </w:rPr>
      </w:pPr>
      <w:r>
        <w:br w:type="page"/>
      </w:r>
    </w:p>
    <w:p w:rsidR="003818DB" w:rsidRDefault="00540AF0" w:rsidP="00195BF2">
      <w:pPr>
        <w:pStyle w:val="1"/>
      </w:pPr>
      <w:bookmarkStart w:id="59" w:name="_Toc389425193"/>
      <w:r>
        <w:lastRenderedPageBreak/>
        <w:t>Приложение 3</w:t>
      </w:r>
      <w:r w:rsidR="00195BF2">
        <w:t xml:space="preserve">. </w:t>
      </w:r>
      <w:r w:rsidR="00460510">
        <w:t>Программный к</w:t>
      </w:r>
      <w:r w:rsidR="00195BF2">
        <w:t>од</w:t>
      </w:r>
      <w:r w:rsidR="00460510">
        <w:t>,</w:t>
      </w:r>
      <w:r w:rsidR="00195BF2">
        <w:t xml:space="preserve"> реализующий </w:t>
      </w:r>
      <w:r w:rsidR="00460510">
        <w:t>алгоритм</w:t>
      </w:r>
      <w:r w:rsidR="00195BF2">
        <w:t xml:space="preserve"> слияния списков информации о плагинах</w:t>
      </w:r>
      <w:bookmarkEnd w:id="59"/>
    </w:p>
    <w:p w:rsidR="00195BF2" w:rsidRPr="00C35F10" w:rsidRDefault="00195BF2" w:rsidP="00195BF2">
      <w:pPr>
        <w:tabs>
          <w:tab w:val="left" w:pos="360"/>
          <w:tab w:val="left" w:pos="720"/>
          <w:tab w:val="left" w:pos="108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C35F10">
        <w:rPr>
          <w:rFonts w:ascii="Courier New" w:hAnsi="Courier New" w:cs="Courier New"/>
          <w:noProof/>
          <w:sz w:val="20"/>
          <w:szCs w:val="20"/>
          <w:lang w:val="en-US"/>
        </w:rPr>
        <w:t xml:space="preserve">PluginInfoList Loader::getMergedPluginInfoList() </w:t>
      </w:r>
      <w:r w:rsidRPr="00C35F1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const</w:t>
      </w:r>
    </w:p>
    <w:p w:rsidR="00195BF2" w:rsidRPr="00C35F10" w:rsidRDefault="00195BF2" w:rsidP="00195BF2">
      <w:pPr>
        <w:tabs>
          <w:tab w:val="left" w:pos="360"/>
          <w:tab w:val="left" w:pos="720"/>
          <w:tab w:val="left" w:pos="108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C35F10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:rsidR="00195BF2" w:rsidRPr="00195BF2" w:rsidRDefault="00195BF2" w:rsidP="00195BF2">
      <w:pPr>
        <w:tabs>
          <w:tab w:val="left" w:pos="360"/>
          <w:tab w:val="left" w:pos="720"/>
          <w:tab w:val="left" w:pos="108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95BF2">
        <w:rPr>
          <w:rFonts w:ascii="Courier New" w:hAnsi="Courier New" w:cs="Courier New"/>
          <w:noProof/>
          <w:sz w:val="20"/>
          <w:szCs w:val="20"/>
          <w:lang w:val="en-US"/>
        </w:rPr>
        <w:t>PluginInfoList plgnsHistory   = getPluginsHistory();</w:t>
      </w:r>
    </w:p>
    <w:p w:rsidR="00195BF2" w:rsidRPr="00195BF2" w:rsidRDefault="00195BF2" w:rsidP="00195BF2">
      <w:pPr>
        <w:tabs>
          <w:tab w:val="left" w:pos="360"/>
          <w:tab w:val="left" w:pos="720"/>
          <w:tab w:val="left" w:pos="108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195BF2">
        <w:rPr>
          <w:rFonts w:ascii="Courier New" w:hAnsi="Courier New" w:cs="Courier New"/>
          <w:noProof/>
          <w:sz w:val="20"/>
          <w:szCs w:val="20"/>
          <w:lang w:val="en-US"/>
        </w:rPr>
        <w:tab/>
        <w:t>PluginInfoList curLoadedPlgns = getCurrentPlugins();</w:t>
      </w:r>
    </w:p>
    <w:p w:rsidR="00195BF2" w:rsidRPr="00195BF2" w:rsidRDefault="00195BF2" w:rsidP="00195BF2">
      <w:pPr>
        <w:tabs>
          <w:tab w:val="left" w:pos="360"/>
          <w:tab w:val="left" w:pos="720"/>
          <w:tab w:val="left" w:pos="108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195BF2">
        <w:rPr>
          <w:rFonts w:ascii="Courier New" w:hAnsi="Courier New" w:cs="Courier New"/>
          <w:noProof/>
          <w:sz w:val="20"/>
          <w:szCs w:val="20"/>
          <w:lang w:val="en-US"/>
        </w:rPr>
        <w:tab/>
        <w:t>PluginInfoList mergedPlgns;</w:t>
      </w:r>
    </w:p>
    <w:p w:rsidR="00195BF2" w:rsidRDefault="00195BF2" w:rsidP="00195BF2">
      <w:pPr>
        <w:tabs>
          <w:tab w:val="left" w:pos="360"/>
          <w:tab w:val="left" w:pos="720"/>
          <w:tab w:val="left" w:pos="108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195BF2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95BF2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for</w:t>
      </w:r>
      <w:r w:rsidRPr="00195BF2">
        <w:rPr>
          <w:rFonts w:ascii="Courier New" w:hAnsi="Courier New" w:cs="Courier New"/>
          <w:noProof/>
          <w:sz w:val="20"/>
          <w:szCs w:val="20"/>
          <w:lang w:val="en-US"/>
        </w:rPr>
        <w:t xml:space="preserve"> (PluginInfoList::const_iterator cu</w:t>
      </w:r>
      <w:r>
        <w:rPr>
          <w:rFonts w:ascii="Courier New" w:hAnsi="Courier New" w:cs="Courier New"/>
          <w:noProof/>
          <w:sz w:val="20"/>
          <w:szCs w:val="20"/>
          <w:lang w:val="en-US"/>
        </w:rPr>
        <w:t>rItrt = curLoadedPlgns.begin();</w:t>
      </w:r>
    </w:p>
    <w:p w:rsidR="00195BF2" w:rsidRPr="00195BF2" w:rsidRDefault="00195BF2" w:rsidP="00195BF2">
      <w:pPr>
        <w:tabs>
          <w:tab w:val="left" w:pos="360"/>
          <w:tab w:val="left" w:pos="720"/>
          <w:tab w:val="left" w:pos="108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tab/>
        <w:t xml:space="preserve">     </w:t>
      </w:r>
      <w:r w:rsidRPr="00195BF2">
        <w:rPr>
          <w:rFonts w:ascii="Courier New" w:hAnsi="Courier New" w:cs="Courier New"/>
          <w:noProof/>
          <w:sz w:val="20"/>
          <w:szCs w:val="20"/>
          <w:lang w:val="en-US"/>
        </w:rPr>
        <w:t>curItrt != curLoadedPlgns.end(); ++curItrt)</w:t>
      </w:r>
    </w:p>
    <w:p w:rsidR="00195BF2" w:rsidRPr="00195BF2" w:rsidRDefault="00195BF2" w:rsidP="00195BF2">
      <w:pPr>
        <w:tabs>
          <w:tab w:val="left" w:pos="360"/>
          <w:tab w:val="left" w:pos="720"/>
          <w:tab w:val="left" w:pos="108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195BF2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:rsidR="00195BF2" w:rsidRPr="00195BF2" w:rsidRDefault="00195BF2" w:rsidP="00195BF2">
      <w:pPr>
        <w:tabs>
          <w:tab w:val="left" w:pos="360"/>
          <w:tab w:val="left" w:pos="720"/>
          <w:tab w:val="left" w:pos="108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195BF2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95BF2">
        <w:rPr>
          <w:rFonts w:ascii="Courier New" w:hAnsi="Courier New" w:cs="Courier New"/>
          <w:noProof/>
          <w:sz w:val="20"/>
          <w:szCs w:val="20"/>
          <w:lang w:val="en-US"/>
        </w:rPr>
        <w:tab/>
        <w:t>LPPluginInfo plgnInfo = *curItrt;</w:t>
      </w:r>
    </w:p>
    <w:p w:rsidR="00195BF2" w:rsidRPr="00195BF2" w:rsidRDefault="00195BF2" w:rsidP="00195BF2">
      <w:pPr>
        <w:tabs>
          <w:tab w:val="left" w:pos="360"/>
          <w:tab w:val="left" w:pos="720"/>
          <w:tab w:val="left" w:pos="108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195BF2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95BF2">
        <w:rPr>
          <w:rFonts w:ascii="Courier New" w:hAnsi="Courier New" w:cs="Courier New"/>
          <w:noProof/>
          <w:sz w:val="20"/>
          <w:szCs w:val="20"/>
          <w:lang w:val="en-US"/>
        </w:rPr>
        <w:tab/>
        <w:t>matchPluginInfo(plgnsHistory, plgnInfo);</w:t>
      </w:r>
    </w:p>
    <w:p w:rsidR="00195BF2" w:rsidRPr="00195BF2" w:rsidRDefault="00195BF2" w:rsidP="00195BF2">
      <w:pPr>
        <w:tabs>
          <w:tab w:val="left" w:pos="360"/>
          <w:tab w:val="left" w:pos="720"/>
          <w:tab w:val="left" w:pos="108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195BF2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95BF2">
        <w:rPr>
          <w:rFonts w:ascii="Courier New" w:hAnsi="Courier New" w:cs="Courier New"/>
          <w:noProof/>
          <w:sz w:val="20"/>
          <w:szCs w:val="20"/>
          <w:lang w:val="en-US"/>
        </w:rPr>
        <w:tab/>
        <w:t>mergedPlgns.push_back(plgnInfo);</w:t>
      </w:r>
    </w:p>
    <w:p w:rsidR="00195BF2" w:rsidRPr="00195BF2" w:rsidRDefault="00195BF2" w:rsidP="00195BF2">
      <w:pPr>
        <w:tabs>
          <w:tab w:val="left" w:pos="360"/>
          <w:tab w:val="left" w:pos="720"/>
          <w:tab w:val="left" w:pos="108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195BF2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195BF2" w:rsidRPr="00195BF2" w:rsidRDefault="00195BF2" w:rsidP="00195BF2">
      <w:pPr>
        <w:tabs>
          <w:tab w:val="left" w:pos="360"/>
          <w:tab w:val="left" w:pos="720"/>
          <w:tab w:val="left" w:pos="108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195BF2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95BF2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for</w:t>
      </w:r>
      <w:r w:rsidRPr="00195BF2">
        <w:rPr>
          <w:rFonts w:ascii="Courier New" w:hAnsi="Courier New" w:cs="Courier New"/>
          <w:noProof/>
          <w:sz w:val="20"/>
          <w:szCs w:val="20"/>
          <w:lang w:val="en-US"/>
        </w:rPr>
        <w:t xml:space="preserve"> (PluginInfoList::const_iterator histrItrt = plgnsHistory.begin(); histrItrt != plgnsHistory.end(); ++histrItrt)</w:t>
      </w:r>
    </w:p>
    <w:p w:rsidR="00195BF2" w:rsidRPr="00195BF2" w:rsidRDefault="00195BF2" w:rsidP="00195BF2">
      <w:pPr>
        <w:tabs>
          <w:tab w:val="left" w:pos="360"/>
          <w:tab w:val="left" w:pos="720"/>
          <w:tab w:val="left" w:pos="108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195BF2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:rsidR="00195BF2" w:rsidRPr="00195BF2" w:rsidRDefault="00195BF2" w:rsidP="00195BF2">
      <w:pPr>
        <w:tabs>
          <w:tab w:val="left" w:pos="360"/>
          <w:tab w:val="left" w:pos="720"/>
          <w:tab w:val="left" w:pos="108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195BF2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95BF2">
        <w:rPr>
          <w:rFonts w:ascii="Courier New" w:hAnsi="Courier New" w:cs="Courier New"/>
          <w:noProof/>
          <w:sz w:val="20"/>
          <w:szCs w:val="20"/>
          <w:lang w:val="en-US"/>
        </w:rPr>
        <w:tab/>
        <w:t>LPPluginInfo plgnInfo = *histrItrt;</w:t>
      </w:r>
    </w:p>
    <w:p w:rsidR="00195BF2" w:rsidRPr="00195BF2" w:rsidRDefault="00195BF2" w:rsidP="00195BF2">
      <w:pPr>
        <w:tabs>
          <w:tab w:val="left" w:pos="360"/>
          <w:tab w:val="left" w:pos="720"/>
          <w:tab w:val="left" w:pos="108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195BF2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95BF2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95BF2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195BF2">
        <w:rPr>
          <w:rFonts w:ascii="Courier New" w:hAnsi="Courier New" w:cs="Courier New"/>
          <w:noProof/>
          <w:sz w:val="20"/>
          <w:szCs w:val="20"/>
          <w:lang w:val="en-US"/>
        </w:rPr>
        <w:t xml:space="preserve"> (matchPluginInfo(mergedPlgns, plgnInfo) != rdo::Plugin::ExactMatched)</w:t>
      </w:r>
    </w:p>
    <w:p w:rsidR="00195BF2" w:rsidRPr="00195BF2" w:rsidRDefault="00195BF2" w:rsidP="00195BF2">
      <w:pPr>
        <w:tabs>
          <w:tab w:val="left" w:pos="360"/>
          <w:tab w:val="left" w:pos="720"/>
          <w:tab w:val="left" w:pos="108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195BF2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95BF2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:rsidR="00195BF2" w:rsidRPr="00195BF2" w:rsidRDefault="00195BF2" w:rsidP="00195BF2">
      <w:pPr>
        <w:tabs>
          <w:tab w:val="left" w:pos="360"/>
          <w:tab w:val="left" w:pos="720"/>
          <w:tab w:val="left" w:pos="108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195BF2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95BF2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95BF2">
        <w:rPr>
          <w:rFonts w:ascii="Courier New" w:hAnsi="Courier New" w:cs="Courier New"/>
          <w:noProof/>
          <w:sz w:val="20"/>
          <w:szCs w:val="20"/>
          <w:lang w:val="en-US"/>
        </w:rPr>
        <w:tab/>
        <w:t>plgnInfo-&gt;setState(rdo::Plugin::Deleted);</w:t>
      </w:r>
    </w:p>
    <w:p w:rsidR="00195BF2" w:rsidRPr="00195BF2" w:rsidRDefault="00195BF2" w:rsidP="00195BF2">
      <w:pPr>
        <w:tabs>
          <w:tab w:val="left" w:pos="360"/>
          <w:tab w:val="left" w:pos="720"/>
          <w:tab w:val="left" w:pos="108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195BF2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95BF2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95BF2">
        <w:rPr>
          <w:rFonts w:ascii="Courier New" w:hAnsi="Courier New" w:cs="Courier New"/>
          <w:noProof/>
          <w:sz w:val="20"/>
          <w:szCs w:val="20"/>
          <w:lang w:val="en-US"/>
        </w:rPr>
        <w:tab/>
        <w:t>mergedPlgns.push_back(plgnInfo);</w:t>
      </w:r>
    </w:p>
    <w:p w:rsidR="00195BF2" w:rsidRPr="00195BF2" w:rsidRDefault="00195BF2" w:rsidP="00195BF2">
      <w:pPr>
        <w:tabs>
          <w:tab w:val="left" w:pos="360"/>
          <w:tab w:val="left" w:pos="720"/>
          <w:tab w:val="left" w:pos="108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195BF2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95BF2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195BF2" w:rsidRPr="00195BF2" w:rsidRDefault="00195BF2" w:rsidP="00195BF2">
      <w:pPr>
        <w:tabs>
          <w:tab w:val="left" w:pos="360"/>
          <w:tab w:val="left" w:pos="720"/>
          <w:tab w:val="left" w:pos="108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195BF2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195BF2" w:rsidRDefault="00195BF2" w:rsidP="00195BF2">
      <w:pPr>
        <w:tabs>
          <w:tab w:val="left" w:pos="360"/>
          <w:tab w:val="left" w:pos="720"/>
          <w:tab w:val="left" w:pos="1080"/>
        </w:tabs>
        <w:rPr>
          <w:rFonts w:ascii="Courier New" w:hAnsi="Courier New" w:cs="Courier New"/>
          <w:noProof/>
          <w:sz w:val="20"/>
          <w:szCs w:val="20"/>
          <w:lang w:val="en-US"/>
        </w:rPr>
      </w:pPr>
      <w:r w:rsidRPr="00195BF2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95BF2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return</w:t>
      </w:r>
      <w:r w:rsidRPr="00195BF2">
        <w:rPr>
          <w:rFonts w:ascii="Courier New" w:hAnsi="Courier New" w:cs="Courier New"/>
          <w:noProof/>
          <w:sz w:val="20"/>
          <w:szCs w:val="20"/>
          <w:lang w:val="en-US"/>
        </w:rPr>
        <w:t xml:space="preserve"> mergedPlgns;</w:t>
      </w:r>
    </w:p>
    <w:p w:rsidR="00195BF2" w:rsidRPr="00195BF2" w:rsidRDefault="00195BF2" w:rsidP="00195BF2">
      <w:pPr>
        <w:tabs>
          <w:tab w:val="left" w:pos="360"/>
          <w:tab w:val="left" w:pos="720"/>
          <w:tab w:val="left" w:pos="1080"/>
        </w:tabs>
        <w:ind w:firstLine="0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:rsidR="00460510" w:rsidRDefault="00195BF2" w:rsidP="00195BF2">
      <w:pPr>
        <w:tabs>
          <w:tab w:val="left" w:pos="360"/>
          <w:tab w:val="left" w:pos="720"/>
          <w:tab w:val="left" w:pos="1080"/>
          <w:tab w:val="left" w:pos="144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195BF2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195BF2">
        <w:rPr>
          <w:rFonts w:ascii="Courier New" w:hAnsi="Courier New" w:cs="Courier New"/>
          <w:noProof/>
          <w:sz w:val="20"/>
          <w:szCs w:val="20"/>
          <w:lang w:val="en-US"/>
        </w:rPr>
        <w:t xml:space="preserve"> Loader::matchPluginInfo(</w:t>
      </w:r>
      <w:r w:rsidRPr="00195BF2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const</w:t>
      </w:r>
      <w:r w:rsidRPr="00195BF2">
        <w:rPr>
          <w:rFonts w:ascii="Courier New" w:hAnsi="Courier New" w:cs="Courier New"/>
          <w:noProof/>
          <w:sz w:val="20"/>
          <w:szCs w:val="20"/>
          <w:lang w:val="en-US"/>
        </w:rPr>
        <w:t xml:space="preserve"> PluginInfoList&amp; list, </w:t>
      </w:r>
      <w:r w:rsidRPr="00195BF2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const</w:t>
      </w:r>
      <w:r w:rsidR="00460510">
        <w:rPr>
          <w:rFonts w:ascii="Courier New" w:hAnsi="Courier New" w:cs="Courier New"/>
          <w:noProof/>
          <w:sz w:val="20"/>
          <w:szCs w:val="20"/>
          <w:lang w:val="en-US"/>
        </w:rPr>
        <w:t xml:space="preserve"> LPPluginInfo&amp;</w:t>
      </w:r>
    </w:p>
    <w:p w:rsidR="00195BF2" w:rsidRPr="00195BF2" w:rsidRDefault="00460510" w:rsidP="00195BF2">
      <w:pPr>
        <w:tabs>
          <w:tab w:val="left" w:pos="360"/>
          <w:tab w:val="left" w:pos="720"/>
          <w:tab w:val="left" w:pos="1080"/>
          <w:tab w:val="left" w:pos="144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            </w:t>
      </w:r>
      <w:r w:rsidR="00195BF2" w:rsidRPr="00195BF2">
        <w:rPr>
          <w:rFonts w:ascii="Courier New" w:hAnsi="Courier New" w:cs="Courier New"/>
          <w:noProof/>
          <w:sz w:val="20"/>
          <w:szCs w:val="20"/>
          <w:lang w:val="en-US"/>
        </w:rPr>
        <w:t xml:space="preserve">plgnInfo) </w:t>
      </w:r>
      <w:r w:rsidR="00195BF2" w:rsidRPr="00195BF2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const</w:t>
      </w:r>
    </w:p>
    <w:p w:rsidR="00195BF2" w:rsidRPr="00195BF2" w:rsidRDefault="00195BF2" w:rsidP="00195BF2">
      <w:pPr>
        <w:tabs>
          <w:tab w:val="left" w:pos="360"/>
          <w:tab w:val="left" w:pos="720"/>
          <w:tab w:val="left" w:pos="1080"/>
          <w:tab w:val="left" w:pos="144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195BF2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:rsidR="00195BF2" w:rsidRPr="00195BF2" w:rsidRDefault="00195BF2" w:rsidP="00195BF2">
      <w:pPr>
        <w:tabs>
          <w:tab w:val="left" w:pos="360"/>
          <w:tab w:val="left" w:pos="720"/>
          <w:tab w:val="left" w:pos="1080"/>
          <w:tab w:val="left" w:pos="144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195BF2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95BF2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bool</w:t>
      </w:r>
      <w:r w:rsidRPr="00195BF2">
        <w:rPr>
          <w:rFonts w:ascii="Courier New" w:hAnsi="Courier New" w:cs="Courier New"/>
          <w:noProof/>
          <w:sz w:val="20"/>
          <w:szCs w:val="20"/>
          <w:lang w:val="en-US"/>
        </w:rPr>
        <w:t xml:space="preserve"> notFoundFullMatch = </w:t>
      </w:r>
      <w:r w:rsidRPr="00195BF2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true</w:t>
      </w:r>
      <w:r w:rsidRPr="00195BF2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195BF2" w:rsidRPr="00195BF2" w:rsidRDefault="00195BF2" w:rsidP="00195BF2">
      <w:pPr>
        <w:tabs>
          <w:tab w:val="left" w:pos="360"/>
          <w:tab w:val="left" w:pos="720"/>
          <w:tab w:val="left" w:pos="1080"/>
          <w:tab w:val="left" w:pos="144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195BF2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95BF2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195BF2">
        <w:rPr>
          <w:rFonts w:ascii="Courier New" w:hAnsi="Courier New" w:cs="Courier New"/>
          <w:noProof/>
          <w:sz w:val="20"/>
          <w:szCs w:val="20"/>
          <w:lang w:val="en-US"/>
        </w:rPr>
        <w:t xml:space="preserve"> plgnState = plgnInfo-&gt;getState();</w:t>
      </w:r>
    </w:p>
    <w:p w:rsidR="00195BF2" w:rsidRDefault="00195BF2" w:rsidP="00195BF2">
      <w:pPr>
        <w:tabs>
          <w:tab w:val="left" w:pos="360"/>
          <w:tab w:val="left" w:pos="720"/>
          <w:tab w:val="left" w:pos="1080"/>
          <w:tab w:val="left" w:pos="144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195BF2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95BF2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for</w:t>
      </w:r>
      <w:r w:rsidRPr="00195BF2">
        <w:rPr>
          <w:rFonts w:ascii="Courier New" w:hAnsi="Courier New" w:cs="Courier New"/>
          <w:noProof/>
          <w:sz w:val="20"/>
          <w:szCs w:val="20"/>
          <w:lang w:val="en-US"/>
        </w:rPr>
        <w:t xml:space="preserve"> (PluginInfoList::const_i</w:t>
      </w:r>
      <w:r>
        <w:rPr>
          <w:rFonts w:ascii="Courier New" w:hAnsi="Courier New" w:cs="Courier New"/>
          <w:noProof/>
          <w:sz w:val="20"/>
          <w:szCs w:val="20"/>
          <w:lang w:val="en-US"/>
        </w:rPr>
        <w:t>terator listItr = list.begin();</w:t>
      </w:r>
    </w:p>
    <w:p w:rsidR="00195BF2" w:rsidRPr="00195BF2" w:rsidRDefault="00195BF2" w:rsidP="00195BF2">
      <w:pPr>
        <w:tabs>
          <w:tab w:val="left" w:pos="360"/>
          <w:tab w:val="left" w:pos="720"/>
          <w:tab w:val="left" w:pos="1080"/>
          <w:tab w:val="left" w:pos="144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tab/>
        <w:t xml:space="preserve">     </w:t>
      </w:r>
      <w:r w:rsidRPr="00195BF2">
        <w:rPr>
          <w:rFonts w:ascii="Courier New" w:hAnsi="Courier New" w:cs="Courier New"/>
          <w:noProof/>
          <w:sz w:val="20"/>
          <w:szCs w:val="20"/>
          <w:lang w:val="en-US"/>
        </w:rPr>
        <w:t>listItr != list.end() &amp;&amp; notFoundFullMatch; ++listItr)</w:t>
      </w:r>
    </w:p>
    <w:p w:rsidR="00195BF2" w:rsidRPr="00195BF2" w:rsidRDefault="00195BF2" w:rsidP="00195BF2">
      <w:pPr>
        <w:tabs>
          <w:tab w:val="left" w:pos="360"/>
          <w:tab w:val="left" w:pos="720"/>
          <w:tab w:val="left" w:pos="1080"/>
          <w:tab w:val="left" w:pos="144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195BF2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:rsidR="00195BF2" w:rsidRPr="00195BF2" w:rsidRDefault="00195BF2" w:rsidP="00195BF2">
      <w:pPr>
        <w:tabs>
          <w:tab w:val="left" w:pos="360"/>
          <w:tab w:val="left" w:pos="720"/>
          <w:tab w:val="left" w:pos="1080"/>
          <w:tab w:val="left" w:pos="144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195BF2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95BF2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95BF2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195BF2">
        <w:rPr>
          <w:rFonts w:ascii="Courier New" w:hAnsi="Courier New" w:cs="Courier New"/>
          <w:noProof/>
          <w:sz w:val="20"/>
          <w:szCs w:val="20"/>
          <w:lang w:val="en-US"/>
        </w:rPr>
        <w:t xml:space="preserve"> (plgnInfo-&gt;getGUID() == (*listItr)-&gt;getGUID())</w:t>
      </w:r>
    </w:p>
    <w:p w:rsidR="00195BF2" w:rsidRPr="00195BF2" w:rsidRDefault="00195BF2" w:rsidP="00195BF2">
      <w:pPr>
        <w:tabs>
          <w:tab w:val="left" w:pos="360"/>
          <w:tab w:val="left" w:pos="720"/>
          <w:tab w:val="left" w:pos="1080"/>
          <w:tab w:val="left" w:pos="144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195BF2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95BF2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:rsidR="00195BF2" w:rsidRPr="00195BF2" w:rsidRDefault="00195BF2" w:rsidP="00195BF2">
      <w:pPr>
        <w:tabs>
          <w:tab w:val="left" w:pos="360"/>
          <w:tab w:val="left" w:pos="720"/>
          <w:tab w:val="left" w:pos="1080"/>
          <w:tab w:val="left" w:pos="144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195BF2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95BF2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95BF2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95BF2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195BF2">
        <w:rPr>
          <w:rFonts w:ascii="Courier New" w:hAnsi="Courier New" w:cs="Courier New"/>
          <w:noProof/>
          <w:sz w:val="20"/>
          <w:szCs w:val="20"/>
          <w:lang w:val="en-US"/>
        </w:rPr>
        <w:t xml:space="preserve"> (plgnInfo-&gt;pluginSignInfoIsEqual(*(*listItr)))</w:t>
      </w:r>
    </w:p>
    <w:p w:rsidR="00195BF2" w:rsidRPr="00195BF2" w:rsidRDefault="00195BF2" w:rsidP="00195BF2">
      <w:pPr>
        <w:tabs>
          <w:tab w:val="left" w:pos="360"/>
          <w:tab w:val="left" w:pos="720"/>
          <w:tab w:val="left" w:pos="1080"/>
          <w:tab w:val="left" w:pos="144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195BF2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95BF2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95BF2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:rsidR="00195BF2" w:rsidRPr="00195BF2" w:rsidRDefault="00195BF2" w:rsidP="00195BF2">
      <w:pPr>
        <w:tabs>
          <w:tab w:val="left" w:pos="360"/>
          <w:tab w:val="left" w:pos="720"/>
          <w:tab w:val="left" w:pos="1080"/>
          <w:tab w:val="left" w:pos="144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195BF2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95BF2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95BF2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95BF2">
        <w:rPr>
          <w:rFonts w:ascii="Courier New" w:hAnsi="Courier New" w:cs="Courier New"/>
          <w:noProof/>
          <w:sz w:val="20"/>
          <w:szCs w:val="20"/>
          <w:lang w:val="en-US"/>
        </w:rPr>
        <w:tab/>
        <w:t xml:space="preserve">notFoundFullMatch = </w:t>
      </w:r>
      <w:r w:rsidRPr="00195BF2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false</w:t>
      </w:r>
      <w:r w:rsidRPr="00195BF2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195BF2" w:rsidRPr="00195BF2" w:rsidRDefault="00195BF2" w:rsidP="00195BF2">
      <w:pPr>
        <w:tabs>
          <w:tab w:val="left" w:pos="360"/>
          <w:tab w:val="left" w:pos="720"/>
          <w:tab w:val="left" w:pos="1080"/>
          <w:tab w:val="left" w:pos="144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195BF2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95BF2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95BF2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95BF2">
        <w:rPr>
          <w:rFonts w:ascii="Courier New" w:hAnsi="Courier New" w:cs="Courier New"/>
          <w:noProof/>
          <w:sz w:val="20"/>
          <w:szCs w:val="20"/>
          <w:lang w:val="en-US"/>
        </w:rPr>
        <w:tab/>
        <w:t>plgnInfo-&gt;setAutoload((*listItr)-&gt;getAutoload());</w:t>
      </w:r>
    </w:p>
    <w:p w:rsidR="00195BF2" w:rsidRPr="00195BF2" w:rsidRDefault="00195BF2" w:rsidP="00195BF2">
      <w:pPr>
        <w:tabs>
          <w:tab w:val="left" w:pos="360"/>
          <w:tab w:val="left" w:pos="720"/>
          <w:tab w:val="left" w:pos="1080"/>
          <w:tab w:val="left" w:pos="144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195BF2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95BF2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95BF2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95BF2">
        <w:rPr>
          <w:rFonts w:ascii="Courier New" w:hAnsi="Courier New" w:cs="Courier New"/>
          <w:noProof/>
          <w:sz w:val="20"/>
          <w:szCs w:val="20"/>
          <w:lang w:val="en-US"/>
        </w:rPr>
        <w:tab/>
        <w:t>plgnState = rdo::Plugin::ExactMatched;</w:t>
      </w:r>
    </w:p>
    <w:p w:rsidR="00195BF2" w:rsidRPr="00195BF2" w:rsidRDefault="00195BF2" w:rsidP="00195BF2">
      <w:pPr>
        <w:tabs>
          <w:tab w:val="left" w:pos="360"/>
          <w:tab w:val="left" w:pos="720"/>
          <w:tab w:val="left" w:pos="1080"/>
          <w:tab w:val="left" w:pos="144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195BF2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95BF2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95BF2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195BF2" w:rsidRPr="00195BF2" w:rsidRDefault="00195BF2" w:rsidP="00195BF2">
      <w:pPr>
        <w:tabs>
          <w:tab w:val="left" w:pos="360"/>
          <w:tab w:val="left" w:pos="720"/>
          <w:tab w:val="left" w:pos="1080"/>
          <w:tab w:val="left" w:pos="144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195BF2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95BF2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95BF2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95BF2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else</w:t>
      </w:r>
    </w:p>
    <w:p w:rsidR="00195BF2" w:rsidRPr="00195BF2" w:rsidRDefault="00195BF2" w:rsidP="00195BF2">
      <w:pPr>
        <w:tabs>
          <w:tab w:val="left" w:pos="360"/>
          <w:tab w:val="left" w:pos="720"/>
          <w:tab w:val="left" w:pos="1080"/>
          <w:tab w:val="left" w:pos="144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195BF2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95BF2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95BF2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:rsidR="00195BF2" w:rsidRPr="00195BF2" w:rsidRDefault="00195BF2" w:rsidP="00195BF2">
      <w:pPr>
        <w:tabs>
          <w:tab w:val="left" w:pos="360"/>
          <w:tab w:val="left" w:pos="720"/>
          <w:tab w:val="left" w:pos="1080"/>
          <w:tab w:val="left" w:pos="144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195BF2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95BF2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95BF2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95BF2">
        <w:rPr>
          <w:rFonts w:ascii="Courier New" w:hAnsi="Courier New" w:cs="Courier New"/>
          <w:noProof/>
          <w:sz w:val="20"/>
          <w:szCs w:val="20"/>
          <w:lang w:val="en-US"/>
        </w:rPr>
        <w:tab/>
        <w:t>plgnState = rdo::Plugin::IdOnlyMatched;</w:t>
      </w:r>
    </w:p>
    <w:p w:rsidR="00195BF2" w:rsidRPr="00195BF2" w:rsidRDefault="00195BF2" w:rsidP="00195BF2">
      <w:pPr>
        <w:tabs>
          <w:tab w:val="left" w:pos="360"/>
          <w:tab w:val="left" w:pos="720"/>
          <w:tab w:val="left" w:pos="1080"/>
          <w:tab w:val="left" w:pos="144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195BF2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95BF2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95BF2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195BF2" w:rsidRPr="00195BF2" w:rsidRDefault="00195BF2" w:rsidP="00195BF2">
      <w:pPr>
        <w:tabs>
          <w:tab w:val="left" w:pos="360"/>
          <w:tab w:val="left" w:pos="720"/>
          <w:tab w:val="left" w:pos="1080"/>
          <w:tab w:val="left" w:pos="144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195BF2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95BF2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195BF2" w:rsidRPr="00195BF2" w:rsidRDefault="00195BF2" w:rsidP="00195BF2">
      <w:pPr>
        <w:tabs>
          <w:tab w:val="left" w:pos="360"/>
          <w:tab w:val="left" w:pos="720"/>
          <w:tab w:val="left" w:pos="1080"/>
          <w:tab w:val="left" w:pos="144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195BF2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195BF2" w:rsidRPr="00195BF2" w:rsidRDefault="00195BF2" w:rsidP="00195BF2">
      <w:pPr>
        <w:tabs>
          <w:tab w:val="left" w:pos="360"/>
          <w:tab w:val="left" w:pos="720"/>
          <w:tab w:val="left" w:pos="1080"/>
          <w:tab w:val="left" w:pos="144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195BF2">
        <w:rPr>
          <w:rFonts w:ascii="Courier New" w:hAnsi="Courier New" w:cs="Courier New"/>
          <w:noProof/>
          <w:sz w:val="20"/>
          <w:szCs w:val="20"/>
          <w:lang w:val="en-US"/>
        </w:rPr>
        <w:tab/>
        <w:t>plgnInfo-&gt;setState(plgnState);</w:t>
      </w:r>
    </w:p>
    <w:p w:rsidR="00195BF2" w:rsidRDefault="00195BF2" w:rsidP="00195BF2">
      <w:pPr>
        <w:tabs>
          <w:tab w:val="left" w:pos="360"/>
          <w:tab w:val="left" w:pos="720"/>
          <w:tab w:val="left" w:pos="1080"/>
          <w:tab w:val="left" w:pos="144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195BF2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95BF2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return</w:t>
      </w:r>
      <w:r w:rsidRPr="00195BF2">
        <w:rPr>
          <w:rFonts w:ascii="Courier New" w:hAnsi="Courier New" w:cs="Courier New"/>
          <w:noProof/>
          <w:sz w:val="20"/>
          <w:szCs w:val="20"/>
          <w:lang w:val="en-US"/>
        </w:rPr>
        <w:t xml:space="preserve"> plgnState;</w:t>
      </w:r>
    </w:p>
    <w:p w:rsidR="00195BF2" w:rsidRPr="00195BF2" w:rsidRDefault="00195BF2" w:rsidP="00195BF2">
      <w:pPr>
        <w:tabs>
          <w:tab w:val="left" w:pos="360"/>
          <w:tab w:val="left" w:pos="720"/>
          <w:tab w:val="left" w:pos="1080"/>
          <w:tab w:val="left" w:pos="144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:rsidR="00195BF2" w:rsidRPr="002202D5" w:rsidRDefault="00FA4456" w:rsidP="002202D5">
      <w:pPr>
        <w:pStyle w:val="1"/>
        <w:ind w:right="-185" w:hanging="360"/>
        <w:jc w:val="left"/>
      </w:pPr>
      <w:r>
        <w:rPr>
          <w:lang w:val="en-US"/>
        </w:rPr>
        <w:br w:type="page"/>
      </w:r>
      <w:bookmarkStart w:id="60" w:name="_Toc389425194"/>
      <w:r w:rsidR="00540AF0">
        <w:lastRenderedPageBreak/>
        <w:t>Приложение 4</w:t>
      </w:r>
      <w:r w:rsidRPr="002202D5">
        <w:t>. Диаграмма классов PluginGame5Generate</w:t>
      </w:r>
      <w:r w:rsidR="002202D5" w:rsidRPr="002202D5">
        <w:t>SiationDialog</w:t>
      </w:r>
      <w:bookmarkEnd w:id="60"/>
    </w:p>
    <w:p w:rsidR="00B56D90" w:rsidRDefault="00C4589C" w:rsidP="00BF6EE8">
      <w:pPr>
        <w:ind w:firstLine="0"/>
        <w:rPr>
          <w:lang w:val="en-US"/>
        </w:rPr>
      </w:pPr>
      <w:r>
        <w:object w:dxaOrig="21166" w:dyaOrig="22186">
          <v:shape id="_x0000_i1036" type="#_x0000_t75" style="width:466.35pt;height:488.95pt" o:ole="">
            <v:imagedata r:id="rId36" o:title=""/>
          </v:shape>
          <o:OLEObject Type="Embed" ProgID="Visio.Drawing.15" ShapeID="_x0000_i1036" DrawAspect="Content" ObjectID="_1463168523" r:id="rId37"/>
        </w:object>
      </w:r>
    </w:p>
    <w:p w:rsidR="00792EC3" w:rsidRDefault="00792EC3">
      <w:pPr>
        <w:spacing w:after="0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:rsidR="00792EC3" w:rsidRDefault="00792EC3" w:rsidP="00792EC3">
      <w:pPr>
        <w:pStyle w:val="1"/>
      </w:pPr>
      <w:bookmarkStart w:id="61" w:name="_Toc389425195"/>
      <w:r>
        <w:lastRenderedPageBreak/>
        <w:t xml:space="preserve">Приложение 5. Диаграмма классов </w:t>
      </w:r>
      <w:r w:rsidRPr="00A4532D">
        <w:rPr>
          <w:lang w:val="en-US"/>
        </w:rPr>
        <w:t>PluginGame</w:t>
      </w:r>
      <w:r w:rsidRPr="00A4532D">
        <w:t>5</w:t>
      </w:r>
      <w:r w:rsidRPr="00A4532D">
        <w:rPr>
          <w:lang w:val="en-US"/>
        </w:rPr>
        <w:t>GraphDialog</w:t>
      </w:r>
      <w:bookmarkEnd w:id="61"/>
    </w:p>
    <w:p w:rsidR="000A326F" w:rsidRPr="00971F63" w:rsidRDefault="00792EC3" w:rsidP="000A326F">
      <w:pPr>
        <w:ind w:left="539" w:firstLine="0"/>
      </w:pPr>
      <w:r w:rsidRPr="00792EC3">
        <w:object w:dxaOrig="13771" w:dyaOrig="23445">
          <v:shape id="_x0000_i1037" type="#_x0000_t75" style="width:403.55pt;height:688.2pt" o:ole="">
            <v:imagedata r:id="rId38" o:title=""/>
          </v:shape>
          <o:OLEObject Type="Embed" ProgID="Visio.Drawing.15" ShapeID="_x0000_i1037" DrawAspect="Content" ObjectID="_1463168524" r:id="rId39"/>
        </w:object>
      </w:r>
      <w:r>
        <w:t xml:space="preserve"> </w:t>
      </w:r>
      <w:r w:rsidR="00B56D90">
        <w:br w:type="page"/>
      </w:r>
    </w:p>
    <w:p w:rsidR="000A326F" w:rsidRDefault="000A326F" w:rsidP="000A326F">
      <w:pPr>
        <w:pStyle w:val="1"/>
      </w:pPr>
      <w:bookmarkStart w:id="62" w:name="_Toc389425196"/>
      <w:r>
        <w:lastRenderedPageBreak/>
        <w:t xml:space="preserve">Приложение </w:t>
      </w:r>
      <w:r w:rsidRPr="000A326F">
        <w:t>6</w:t>
      </w:r>
      <w:r>
        <w:t xml:space="preserve">. Диаграмма классов </w:t>
      </w:r>
      <w:r>
        <w:rPr>
          <w:lang w:val="en-US"/>
        </w:rPr>
        <w:t>GraphWidget</w:t>
      </w:r>
      <w:bookmarkEnd w:id="62"/>
    </w:p>
    <w:p w:rsidR="000A326F" w:rsidRDefault="00FC493F" w:rsidP="000A326F">
      <w:pPr>
        <w:ind w:hanging="284"/>
        <w:rPr>
          <w:lang w:val="en-US"/>
        </w:rPr>
      </w:pPr>
      <w:r>
        <w:object w:dxaOrig="20820" w:dyaOrig="20686">
          <v:shape id="_x0000_i1038" type="#_x0000_t75" style="width:484.75pt;height:482.25pt" o:ole="">
            <v:imagedata r:id="rId40" o:title=""/>
          </v:shape>
          <o:OLEObject Type="Embed" ProgID="Visio.Drawing.15" ShapeID="_x0000_i1038" DrawAspect="Content" ObjectID="_1463168525" r:id="rId41"/>
        </w:object>
      </w:r>
    </w:p>
    <w:p w:rsidR="00640232" w:rsidRDefault="00640232">
      <w:pPr>
        <w:spacing w:after="0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:rsidR="00640232" w:rsidRDefault="00640232" w:rsidP="00640232">
      <w:pPr>
        <w:pStyle w:val="1"/>
      </w:pPr>
      <w:bookmarkStart w:id="63" w:name="_Toc389425197"/>
      <w:r>
        <w:lastRenderedPageBreak/>
        <w:t xml:space="preserve">Приложение </w:t>
      </w:r>
      <w:r w:rsidRPr="00640232">
        <w:t>7</w:t>
      </w:r>
      <w:r>
        <w:t>. Блок-схема алгоритма отрисовки</w:t>
      </w:r>
      <w:bookmarkEnd w:id="63"/>
    </w:p>
    <w:p w:rsidR="000A326F" w:rsidRDefault="00640232" w:rsidP="00640232">
      <w:pPr>
        <w:ind w:firstLine="0"/>
        <w:jc w:val="center"/>
      </w:pPr>
      <w:r>
        <w:object w:dxaOrig="9637" w:dyaOrig="17962">
          <v:shape id="_x0000_i1039" type="#_x0000_t75" style="width:367.55pt;height:684.85pt" o:ole="">
            <v:imagedata r:id="rId42" o:title=""/>
          </v:shape>
          <o:OLEObject Type="Embed" ProgID="Visio.Drawing.15" ShapeID="_x0000_i1039" DrawAspect="Content" ObjectID="_1463168526" r:id="rId43"/>
        </w:object>
      </w:r>
      <w:r w:rsidR="000A326F">
        <w:br w:type="page"/>
      </w:r>
    </w:p>
    <w:p w:rsidR="00792EC3" w:rsidRDefault="00792EC3" w:rsidP="00792EC3">
      <w:pPr>
        <w:pStyle w:val="1"/>
      </w:pPr>
      <w:bookmarkStart w:id="64" w:name="_Toc389425198"/>
      <w:r w:rsidRPr="00792EC3">
        <w:lastRenderedPageBreak/>
        <w:t xml:space="preserve">Приложение </w:t>
      </w:r>
      <w:r w:rsidR="00640232">
        <w:t>8</w:t>
      </w:r>
      <w:r w:rsidRPr="00792EC3">
        <w:t>. Программный код, реализующий алгоритм отрисовки графа</w:t>
      </w:r>
      <w:bookmarkEnd w:id="64"/>
    </w:p>
    <w:p w:rsidR="00792EC3" w:rsidRDefault="00792EC3" w:rsidP="00B56D9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B56D90" w:rsidRPr="00B56D90" w:rsidRDefault="00B56D90" w:rsidP="00B56D9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B56D9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for</w:t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 xml:space="preserve"> (</w:t>
      </w:r>
      <w:r w:rsidRPr="00B56D9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 xml:space="preserve"> i = (</w:t>
      </w:r>
      <w:r w:rsidRPr="00B56D9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>)paintLevel.size() - 1; i &gt;= 0; i--)</w:t>
      </w:r>
    </w:p>
    <w:p w:rsidR="00B56D90" w:rsidRPr="00B56D90" w:rsidRDefault="00B56D90" w:rsidP="00C35F1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:rsidR="00B56D90" w:rsidRPr="00B56D90" w:rsidRDefault="00B56D90" w:rsidP="00C35F1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bool</w:t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 xml:space="preserve"> buildFlag   = </w:t>
      </w:r>
      <w:r w:rsidRPr="00B56D9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true</w:t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B56D90" w:rsidRPr="00B56D90" w:rsidRDefault="00B56D90" w:rsidP="00C35F1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 xml:space="preserve">  tempNodeNum = 0;</w:t>
      </w:r>
    </w:p>
    <w:p w:rsidR="00B56D90" w:rsidRPr="00B56D90" w:rsidRDefault="00B56D90" w:rsidP="00C35F1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 xml:space="preserve">  tempCounter = 0;</w:t>
      </w:r>
    </w:p>
    <w:p w:rsidR="00B56D90" w:rsidRPr="00B56D90" w:rsidRDefault="00B56D90" w:rsidP="00C35F1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  <w:t>std::vector&lt;UnbuiltRange&gt; unbuiltRangeVector;</w:t>
      </w:r>
    </w:p>
    <w:p w:rsidR="00B56D90" w:rsidRPr="00B56D90" w:rsidRDefault="00B56D90" w:rsidP="00C35F1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for</w:t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 xml:space="preserve"> (</w:t>
      </w:r>
      <w:r w:rsidRPr="00B56D9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unsigned</w:t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B56D9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 xml:space="preserve"> j = 0; j &lt; paintLevel[i].size(); j++)</w:t>
      </w:r>
    </w:p>
    <w:p w:rsidR="00B56D90" w:rsidRPr="00B56D90" w:rsidRDefault="00B56D90" w:rsidP="00C35F1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:rsidR="00B56D90" w:rsidRPr="00B56D90" w:rsidRDefault="00B56D90" w:rsidP="00C35F1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 xml:space="preserve"> node = paintLevel[i][j];</w:t>
      </w:r>
    </w:p>
    <w:p w:rsidR="00B56D90" w:rsidRPr="00B56D90" w:rsidRDefault="00B56D90" w:rsidP="00C35F1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 xml:space="preserve"> (m_graph[node]-&gt;haveChild())</w:t>
      </w:r>
    </w:p>
    <w:p w:rsidR="00B56D90" w:rsidRPr="00B56D90" w:rsidRDefault="00B56D90" w:rsidP="00C35F1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:rsidR="00B56D90" w:rsidRPr="00B56D90" w:rsidRDefault="00B56D90" w:rsidP="00C35F1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  <w:t>graphWidget-&gt;scene-&gt;addItem(m_graph[node]);</w:t>
      </w:r>
    </w:p>
    <w:p w:rsidR="00B56D90" w:rsidRPr="00B56D90" w:rsidRDefault="00B56D90" w:rsidP="00C35F1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  <w:t>m_graph[node]-&gt;setPos(m_graph[node]-&gt;childrenMeanX(),</w:t>
      </w:r>
    </w:p>
    <w:p w:rsidR="00B56D90" w:rsidRPr="00B56D90" w:rsidRDefault="00B56D90" w:rsidP="00C35F1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2F6C6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2F6C6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2F6C6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      m_graph[node]-&gt;childrenMeanY() - 40);</w:t>
      </w:r>
    </w:p>
    <w:p w:rsidR="00B56D90" w:rsidRPr="00B56D90" w:rsidRDefault="00B56D90" w:rsidP="00C35F1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  <w:t>BOOST_FOREACH(GraphNode* childNode,</w:t>
      </w:r>
    </w:p>
    <w:p w:rsidR="00B56D90" w:rsidRPr="00B56D90" w:rsidRDefault="00B56D90" w:rsidP="00C35F1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2F6C6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2F6C6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2F6C67">
        <w:rPr>
          <w:rFonts w:ascii="Courier New" w:hAnsi="Courier New" w:cs="Courier New"/>
          <w:noProof/>
          <w:sz w:val="20"/>
          <w:szCs w:val="20"/>
          <w:lang w:val="en-US"/>
        </w:rPr>
        <w:tab/>
        <w:t xml:space="preserve">              </w:t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>m_graph[node]-&gt;getChildrenList())</w:t>
      </w:r>
    </w:p>
    <w:p w:rsidR="00B56D90" w:rsidRPr="00B56D90" w:rsidRDefault="00B56D90" w:rsidP="00C35F1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:rsidR="00C35F10" w:rsidRPr="00C35F10" w:rsidRDefault="00B56D90" w:rsidP="00C35F1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  <w:t>graphWidget-&gt;scene-&gt;addItem(</w:t>
      </w:r>
      <w:r w:rsidRPr="00B56D9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new</w:t>
      </w:r>
      <w:r w:rsidR="00C35F10">
        <w:rPr>
          <w:rFonts w:ascii="Courier New" w:hAnsi="Courier New" w:cs="Courier New"/>
          <w:noProof/>
          <w:sz w:val="20"/>
          <w:szCs w:val="20"/>
          <w:lang w:val="en-US"/>
        </w:rPr>
        <w:t xml:space="preserve"> GraphEdge(m_graph[node],</w:t>
      </w:r>
    </w:p>
    <w:p w:rsidR="00B56D90" w:rsidRPr="00B56D90" w:rsidRDefault="00C35F10" w:rsidP="00C35F1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2F6C6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2F6C6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2F6C6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2F6C67">
        <w:rPr>
          <w:rFonts w:ascii="Courier New" w:hAnsi="Courier New" w:cs="Courier New"/>
          <w:noProof/>
          <w:sz w:val="20"/>
          <w:szCs w:val="20"/>
          <w:lang w:val="en-US"/>
        </w:rPr>
        <w:tab/>
        <w:t xml:space="preserve">                                          </w:t>
      </w:r>
      <w:r w:rsidR="00B56D90" w:rsidRPr="00B56D90">
        <w:rPr>
          <w:rFonts w:ascii="Courier New" w:hAnsi="Courier New" w:cs="Courier New"/>
          <w:noProof/>
          <w:sz w:val="20"/>
          <w:szCs w:val="20"/>
          <w:lang w:val="en-US"/>
        </w:rPr>
        <w:t>childNode));</w:t>
      </w:r>
    </w:p>
    <w:p w:rsidR="00B56D90" w:rsidRPr="00B56D90" w:rsidRDefault="00B56D90" w:rsidP="00C35F1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B56D90" w:rsidRPr="00B56D90" w:rsidRDefault="00B56D90" w:rsidP="00C35F1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 xml:space="preserve"> (!buildFlag)</w:t>
      </w:r>
    </w:p>
    <w:p w:rsidR="00B56D90" w:rsidRPr="00B56D90" w:rsidRDefault="00B56D90" w:rsidP="00C35F1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:rsidR="00B56D90" w:rsidRPr="00B56D90" w:rsidRDefault="00B56D90" w:rsidP="00C35F1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  <w:t xml:space="preserve">buildFlag = </w:t>
      </w:r>
      <w:r w:rsidRPr="00B56D9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true</w:t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B56D90" w:rsidRPr="00B56D90" w:rsidRDefault="00B56D90" w:rsidP="00C35F1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  <w:t>UnbuiltRange temp = {tempNodeNum, tempCounter};</w:t>
      </w:r>
    </w:p>
    <w:p w:rsidR="00B56D90" w:rsidRPr="00B56D90" w:rsidRDefault="00B56D90" w:rsidP="00C35F1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  <w:t>unbuiltRangeVector.push_back(temp);</w:t>
      </w:r>
    </w:p>
    <w:p w:rsidR="00B56D90" w:rsidRPr="00B56D90" w:rsidRDefault="00B56D90" w:rsidP="00C35F1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  <w:t>tempCounter = 0;</w:t>
      </w:r>
    </w:p>
    <w:p w:rsidR="00B56D90" w:rsidRPr="00B56D90" w:rsidRDefault="00B56D90" w:rsidP="00C35F1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B56D90" w:rsidRPr="00B56D90" w:rsidRDefault="00B56D90" w:rsidP="00C35F1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B56D90" w:rsidRPr="00B56D90" w:rsidRDefault="00B56D90" w:rsidP="00C35F1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else</w:t>
      </w:r>
    </w:p>
    <w:p w:rsidR="00B56D90" w:rsidRPr="00B56D90" w:rsidRDefault="00B56D90" w:rsidP="00C35F1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:rsidR="00B56D90" w:rsidRPr="00B56D90" w:rsidRDefault="00B56D90" w:rsidP="00C35F1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 xml:space="preserve"> (buildFlag)</w:t>
      </w:r>
    </w:p>
    <w:p w:rsidR="00B56D90" w:rsidRPr="00B56D90" w:rsidRDefault="00B56D90" w:rsidP="00C35F1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:rsidR="00B56D90" w:rsidRPr="00B56D90" w:rsidRDefault="00B56D90" w:rsidP="00C35F1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  <w:t xml:space="preserve">buildFlag = </w:t>
      </w:r>
      <w:r w:rsidRPr="00B56D9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false</w:t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B56D90" w:rsidRPr="00B56D90" w:rsidRDefault="00B56D90" w:rsidP="00C35F1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  <w:t>tempNodeNum = j;</w:t>
      </w:r>
    </w:p>
    <w:p w:rsidR="00B56D90" w:rsidRPr="00B56D90" w:rsidRDefault="00B56D90" w:rsidP="00C35F1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B56D90" w:rsidRPr="00B56D90" w:rsidRDefault="00B56D90" w:rsidP="00C35F1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  <w:t>tempCounter++;</w:t>
      </w:r>
    </w:p>
    <w:p w:rsidR="00B56D90" w:rsidRPr="00B56D90" w:rsidRDefault="00B56D90" w:rsidP="00C35F1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B56D90" w:rsidRPr="00B56D90" w:rsidRDefault="00B56D90" w:rsidP="00C35F1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B56D90" w:rsidRPr="00B56D90" w:rsidRDefault="00B56D90" w:rsidP="00C35F1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 xml:space="preserve"> (!buildFlag)</w:t>
      </w:r>
    </w:p>
    <w:p w:rsidR="00B56D90" w:rsidRPr="00B56D90" w:rsidRDefault="00B56D90" w:rsidP="00C35F1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:rsidR="00B56D90" w:rsidRPr="00B56D90" w:rsidRDefault="00B56D90" w:rsidP="00C35F1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  <w:t xml:space="preserve">buildFlag = </w:t>
      </w:r>
      <w:r w:rsidRPr="00B56D9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true</w:t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B56D90" w:rsidRPr="00B56D90" w:rsidRDefault="00B56D90" w:rsidP="00C35F1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  <w:t>UnbuiltRange temp = {tempNodeNum, tempCounter};</w:t>
      </w:r>
    </w:p>
    <w:p w:rsidR="00B56D90" w:rsidRPr="00B56D90" w:rsidRDefault="00B56D90" w:rsidP="00C35F1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  <w:t>unbuiltRangeVector.push_back(temp);</w:t>
      </w:r>
    </w:p>
    <w:p w:rsidR="00B56D90" w:rsidRPr="00B56D90" w:rsidRDefault="00B56D90" w:rsidP="00C35F1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  <w:t>tempCounter = 0;</w:t>
      </w:r>
    </w:p>
    <w:p w:rsidR="00B56D90" w:rsidRPr="00B56D90" w:rsidRDefault="00B56D90" w:rsidP="00C35F1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B56D90" w:rsidRPr="00B56D90" w:rsidRDefault="00B56D90" w:rsidP="00C35F1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  <w:t>BOOST_FOREACH(</w:t>
      </w:r>
      <w:r w:rsidRPr="00B56D9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const</w:t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 xml:space="preserve"> UnbuiltRange&amp; unbuiltRange, unbuiltRangeVector)</w:t>
      </w:r>
    </w:p>
    <w:p w:rsidR="00B56D90" w:rsidRPr="00B56D90" w:rsidRDefault="00B56D90" w:rsidP="00C35F1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de-DE"/>
        </w:rPr>
      </w:pP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de-DE"/>
        </w:rPr>
        <w:t>{</w:t>
      </w:r>
    </w:p>
    <w:p w:rsidR="00B56D90" w:rsidRPr="00B56D90" w:rsidRDefault="00B56D90" w:rsidP="00C35F1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de-DE"/>
        </w:rPr>
      </w:pPr>
      <w:r w:rsidRPr="00B56D90">
        <w:rPr>
          <w:rFonts w:ascii="Courier New" w:hAnsi="Courier New" w:cs="Courier New"/>
          <w:noProof/>
          <w:sz w:val="20"/>
          <w:szCs w:val="20"/>
          <w:lang w:val="de-DE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de-DE"/>
        </w:rPr>
        <w:tab/>
      </w:r>
      <w:r w:rsidRPr="00B56D90">
        <w:rPr>
          <w:rFonts w:ascii="Courier New" w:hAnsi="Courier New" w:cs="Courier New"/>
          <w:noProof/>
          <w:color w:val="0000FF"/>
          <w:sz w:val="20"/>
          <w:szCs w:val="20"/>
          <w:lang w:val="de-DE"/>
        </w:rPr>
        <w:t>int</w:t>
      </w:r>
      <w:r w:rsidRPr="00B56D90">
        <w:rPr>
          <w:rFonts w:ascii="Courier New" w:hAnsi="Courier New" w:cs="Courier New"/>
          <w:noProof/>
          <w:sz w:val="20"/>
          <w:szCs w:val="20"/>
          <w:lang w:val="de-DE"/>
        </w:rPr>
        <w:t xml:space="preserve"> endUnbuiltRange = unbuiltRange.firstNode + unbuiltRange.range;</w:t>
      </w:r>
    </w:p>
    <w:p w:rsidR="00B56D90" w:rsidRPr="00B56D90" w:rsidRDefault="00B56D90" w:rsidP="00C35F1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B56D90">
        <w:rPr>
          <w:rFonts w:ascii="Courier New" w:hAnsi="Courier New" w:cs="Courier New"/>
          <w:noProof/>
          <w:sz w:val="20"/>
          <w:szCs w:val="20"/>
          <w:lang w:val="de-DE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de-DE"/>
        </w:rPr>
        <w:tab/>
      </w:r>
      <w:r w:rsidRPr="00B56D9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 xml:space="preserve"> (unbuiltRange.range == paintLevel[i].size())</w:t>
      </w:r>
    </w:p>
    <w:p w:rsidR="00B56D90" w:rsidRPr="00B56D90" w:rsidRDefault="00B56D90" w:rsidP="00C35F1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:rsidR="00B56D90" w:rsidRPr="00B56D90" w:rsidRDefault="00B56D90" w:rsidP="00C35F1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for</w:t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 xml:space="preserve"> (</w:t>
      </w:r>
      <w:r w:rsidRPr="00B56D9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 xml:space="preserve"> k = unbuiltRange.firstNode; k &lt; endUnbuiltRange; k++)</w:t>
      </w:r>
    </w:p>
    <w:p w:rsidR="00B56D90" w:rsidRPr="00B56D90" w:rsidRDefault="00B56D90" w:rsidP="00C35F1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:rsidR="00B56D90" w:rsidRPr="00B56D90" w:rsidRDefault="00B56D90" w:rsidP="00C35F1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 xml:space="preserve"> node = paintLevel[i][k];</w:t>
      </w:r>
    </w:p>
    <w:p w:rsidR="00B56D90" w:rsidRPr="00B56D90" w:rsidRDefault="00B56D90" w:rsidP="00C35F1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  <w:t>graphWidget-&gt;scene-&gt;addItem(m_graph[node]);</w:t>
      </w:r>
    </w:p>
    <w:p w:rsidR="00C35F10" w:rsidRPr="002F6C67" w:rsidRDefault="00C35F10" w:rsidP="00C35F1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2F6C6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="00B56D90"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="00B56D90"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="00B56D90"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="00B56D90"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  <w:t>m_graph[n</w:t>
      </w:r>
      <w:r>
        <w:rPr>
          <w:rFonts w:ascii="Courier New" w:hAnsi="Courier New" w:cs="Courier New"/>
          <w:noProof/>
          <w:sz w:val="20"/>
          <w:szCs w:val="20"/>
          <w:lang w:val="en-US"/>
        </w:rPr>
        <w:t>ode]-&gt;setPos(40 * (k + 1), 20 +</w:t>
      </w:r>
    </w:p>
    <w:p w:rsidR="00B56D90" w:rsidRPr="00B56D90" w:rsidRDefault="00C35F10" w:rsidP="00C35F1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2F6C6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2F6C6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2F6C6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2F6C6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2F6C67">
        <w:rPr>
          <w:rFonts w:ascii="Courier New" w:hAnsi="Courier New" w:cs="Courier New"/>
          <w:noProof/>
          <w:sz w:val="20"/>
          <w:szCs w:val="20"/>
          <w:lang w:val="en-US"/>
        </w:rPr>
        <w:tab/>
        <w:t xml:space="preserve">                      </w:t>
      </w:r>
      <w:r w:rsidR="00B56D90" w:rsidRPr="00B56D90">
        <w:rPr>
          <w:rFonts w:ascii="Courier New" w:hAnsi="Courier New" w:cs="Courier New"/>
          <w:noProof/>
          <w:sz w:val="20"/>
          <w:szCs w:val="20"/>
          <w:lang w:val="en-US"/>
        </w:rPr>
        <w:t>(paintLevel.size() - 1) * 40);</w:t>
      </w:r>
    </w:p>
    <w:p w:rsidR="00B56D90" w:rsidRPr="00B56D90" w:rsidRDefault="00B56D90" w:rsidP="00C35F1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B56D90" w:rsidRPr="00B56D90" w:rsidRDefault="00B56D90" w:rsidP="00C35F1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  <w:t>leftNode  = m_graph[paintLevel[i][unbuiltRange.firstNode]];</w:t>
      </w:r>
    </w:p>
    <w:p w:rsidR="00B56D90" w:rsidRPr="00B56D90" w:rsidRDefault="00B56D90" w:rsidP="00C35F1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  <w:t>rightNode = m_graph[paintLevel[i][endUnbuiltRange - 1]];</w:t>
      </w:r>
    </w:p>
    <w:p w:rsidR="00B56D90" w:rsidRPr="00B56D90" w:rsidRDefault="00B56D90" w:rsidP="00C35F1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lastRenderedPageBreak/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B56D90" w:rsidRPr="00B56D90" w:rsidRDefault="00B56D90" w:rsidP="00C35F1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else</w:t>
      </w:r>
    </w:p>
    <w:p w:rsidR="00B56D90" w:rsidRPr="00B56D90" w:rsidRDefault="00B56D90" w:rsidP="00C35F1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:rsidR="00B56D90" w:rsidRPr="00B56D90" w:rsidRDefault="00B56D90" w:rsidP="00C35F1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 xml:space="preserve"> (unbuiltRange.firstNode == 0)</w:t>
      </w:r>
    </w:p>
    <w:p w:rsidR="00B56D90" w:rsidRPr="00B56D90" w:rsidRDefault="00B56D90" w:rsidP="00C35F1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:rsidR="00B56D90" w:rsidRPr="00B56D90" w:rsidRDefault="00B56D90" w:rsidP="00C35F1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 xml:space="preserve"> temp  = paintLevel[i][endUnbuiltRange];</w:t>
      </w:r>
    </w:p>
    <w:p w:rsidR="00B56D90" w:rsidRPr="00B56D90" w:rsidRDefault="00B56D90" w:rsidP="00C35F1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for</w:t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 xml:space="preserve"> (</w:t>
      </w:r>
      <w:r w:rsidRPr="00B56D9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 xml:space="preserve"> k = unbuiltRange.firstNode; k &lt; endUnbuiltRange; k++)</w:t>
      </w:r>
    </w:p>
    <w:p w:rsidR="00B56D90" w:rsidRPr="00B56D90" w:rsidRDefault="00B56D90" w:rsidP="00C35F1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:rsidR="00B56D90" w:rsidRPr="00B56D90" w:rsidRDefault="00B56D90" w:rsidP="00C35F1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 xml:space="preserve"> node  = paintLevel[i][k];</w:t>
      </w:r>
    </w:p>
    <w:p w:rsidR="00C35F10" w:rsidRPr="002F6C67" w:rsidRDefault="00B56D90" w:rsidP="00C35F1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 xml:space="preserve"> seg</w:t>
      </w:r>
      <w:r w:rsidR="00C35F10">
        <w:rPr>
          <w:rFonts w:ascii="Courier New" w:hAnsi="Courier New" w:cs="Courier New"/>
          <w:noProof/>
          <w:sz w:val="20"/>
          <w:szCs w:val="20"/>
          <w:lang w:val="en-US"/>
        </w:rPr>
        <w:t>ment = unbuiltRange.range - k +</w:t>
      </w:r>
    </w:p>
    <w:p w:rsidR="00B56D90" w:rsidRPr="00B56D90" w:rsidRDefault="00C35F10" w:rsidP="00C35F1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2F6C6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2F6C6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2F6C6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2F6C6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2F6C67">
        <w:rPr>
          <w:rFonts w:ascii="Courier New" w:hAnsi="Courier New" w:cs="Courier New"/>
          <w:noProof/>
          <w:sz w:val="20"/>
          <w:szCs w:val="20"/>
          <w:lang w:val="en-US"/>
        </w:rPr>
        <w:tab/>
        <w:t xml:space="preserve">              </w:t>
      </w:r>
      <w:r w:rsidR="00B56D90" w:rsidRPr="00B56D90">
        <w:rPr>
          <w:rFonts w:ascii="Courier New" w:hAnsi="Courier New" w:cs="Courier New"/>
          <w:noProof/>
          <w:sz w:val="20"/>
          <w:szCs w:val="20"/>
          <w:lang w:val="en-US"/>
        </w:rPr>
        <w:t>unbuiltRange.firstNode;</w:t>
      </w:r>
    </w:p>
    <w:p w:rsidR="00B56D90" w:rsidRPr="00B56D90" w:rsidRDefault="00B56D90" w:rsidP="00C35F1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B56D90" w:rsidRPr="00B56D90" w:rsidRDefault="00B56D90" w:rsidP="00C35F1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  <w:t>graphWidget-&gt;scene-&gt;addItem(m_graph[node]);</w:t>
      </w:r>
    </w:p>
    <w:p w:rsidR="00C35F10" w:rsidRPr="002F6C67" w:rsidRDefault="00B56D90" w:rsidP="00C35F1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  <w:t>m_graph[node]-&gt;setPos(m_graph[te</w:t>
      </w:r>
      <w:r w:rsidR="00C35F10">
        <w:rPr>
          <w:rFonts w:ascii="Courier New" w:hAnsi="Courier New" w:cs="Courier New"/>
          <w:noProof/>
          <w:sz w:val="20"/>
          <w:szCs w:val="20"/>
          <w:lang w:val="en-US"/>
        </w:rPr>
        <w:t>mp]-&gt;pos().x()-</w:t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>40 * segment,</w:t>
      </w:r>
    </w:p>
    <w:p w:rsidR="00B56D90" w:rsidRPr="00B56D90" w:rsidRDefault="00C35F10" w:rsidP="00C35F1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2F6C6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2F6C6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2F6C6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2F6C6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2F6C67">
        <w:rPr>
          <w:rFonts w:ascii="Courier New" w:hAnsi="Courier New" w:cs="Courier New"/>
          <w:noProof/>
          <w:sz w:val="20"/>
          <w:szCs w:val="20"/>
          <w:lang w:val="en-US"/>
        </w:rPr>
        <w:tab/>
        <w:t xml:space="preserve">                      </w:t>
      </w:r>
      <w:r w:rsidR="00B56D90" w:rsidRPr="00B56D90">
        <w:rPr>
          <w:rFonts w:ascii="Courier New" w:hAnsi="Courier New" w:cs="Courier New"/>
          <w:noProof/>
          <w:sz w:val="20"/>
          <w:szCs w:val="20"/>
          <w:lang w:val="en-US"/>
        </w:rPr>
        <w:t>m_graph[temp]-&gt;pos().y());</w:t>
      </w:r>
    </w:p>
    <w:p w:rsidR="00B56D90" w:rsidRPr="00B56D90" w:rsidRDefault="00B56D90" w:rsidP="00C35F1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C35F10" w:rsidRPr="002F6C67" w:rsidRDefault="00B56D90" w:rsidP="00C35F1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="00C35F10">
        <w:rPr>
          <w:rFonts w:ascii="Courier New" w:hAnsi="Courier New" w:cs="Courier New"/>
          <w:noProof/>
          <w:sz w:val="20"/>
          <w:szCs w:val="20"/>
          <w:lang w:val="en-US"/>
        </w:rPr>
        <w:t xml:space="preserve"> (leftNode-&gt;pos().x() &gt;</w:t>
      </w:r>
    </w:p>
    <w:p w:rsidR="00B56D90" w:rsidRPr="00B56D90" w:rsidRDefault="00C35F10" w:rsidP="00C35F1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2F6C6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2F6C6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2F6C6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2F6C6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C35F10">
        <w:rPr>
          <w:rFonts w:ascii="Courier New" w:hAnsi="Courier New" w:cs="Courier New"/>
          <w:noProof/>
          <w:sz w:val="20"/>
          <w:szCs w:val="20"/>
          <w:lang w:val="en-US"/>
        </w:rPr>
        <w:t xml:space="preserve">    </w:t>
      </w:r>
      <w:r w:rsidR="00B56D90" w:rsidRPr="00B56D90">
        <w:rPr>
          <w:rFonts w:ascii="Courier New" w:hAnsi="Courier New" w:cs="Courier New"/>
          <w:noProof/>
          <w:sz w:val="20"/>
          <w:szCs w:val="20"/>
          <w:lang w:val="en-US"/>
        </w:rPr>
        <w:t>m_graph[paintLevel[i][unbuiltRange.firstNode]]-&gt;pos().x())</w:t>
      </w:r>
    </w:p>
    <w:p w:rsidR="00B56D90" w:rsidRPr="00B56D90" w:rsidRDefault="00B56D90" w:rsidP="00C35F1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:rsidR="00B56D90" w:rsidRPr="00B56D90" w:rsidRDefault="00B56D90" w:rsidP="00C35F1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  <w:t>leftNode = m_graph[paintLevel[i][unbuiltRange.firstNode]];</w:t>
      </w:r>
    </w:p>
    <w:p w:rsidR="00B56D90" w:rsidRPr="00B56D90" w:rsidRDefault="00B56D90" w:rsidP="00C35F1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B56D90" w:rsidRPr="00B56D90" w:rsidRDefault="00B56D90" w:rsidP="00C35F1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B56D90" w:rsidRPr="00B56D90" w:rsidRDefault="00B56D90" w:rsidP="00C35F1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else</w:t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B56D9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 xml:space="preserve"> (endUnbuiltRange == paintLevel[i].size())</w:t>
      </w:r>
    </w:p>
    <w:p w:rsidR="00B56D90" w:rsidRPr="00B56D90" w:rsidRDefault="00B56D90" w:rsidP="00C35F1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:rsidR="00B56D90" w:rsidRPr="00B56D90" w:rsidRDefault="00B56D90" w:rsidP="00C35F1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 xml:space="preserve"> temp = paintLevel[i][unbuiltRange.firstNode - 1];</w:t>
      </w:r>
    </w:p>
    <w:p w:rsidR="00B56D90" w:rsidRPr="00B56D90" w:rsidRDefault="00B56D90" w:rsidP="00C35F1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for</w:t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 xml:space="preserve"> (</w:t>
      </w:r>
      <w:r w:rsidRPr="00B56D9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 xml:space="preserve"> k = unbuiltRange.firstNode; k &lt; endUnbuiltRange; k++)</w:t>
      </w:r>
    </w:p>
    <w:p w:rsidR="00B56D90" w:rsidRPr="00B56D90" w:rsidRDefault="00B56D90" w:rsidP="00C35F1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:rsidR="00B56D90" w:rsidRPr="00B56D90" w:rsidRDefault="00B56D90" w:rsidP="00C35F1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 xml:space="preserve"> node  = paintLevel[i][k];</w:t>
      </w:r>
    </w:p>
    <w:p w:rsidR="00B56D90" w:rsidRPr="00B56D90" w:rsidRDefault="00B56D90" w:rsidP="00C35F1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 xml:space="preserve"> segment = k - unbuiltRange.firstNode + 1;</w:t>
      </w:r>
    </w:p>
    <w:p w:rsidR="00B56D90" w:rsidRPr="00B56D90" w:rsidRDefault="00B56D90" w:rsidP="00C35F1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B56D90" w:rsidRPr="00B56D90" w:rsidRDefault="00B56D90" w:rsidP="00C35F1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  <w:t>graphWidget-&gt;scene-&gt;addItem(m_graph[node]);</w:t>
      </w:r>
    </w:p>
    <w:p w:rsidR="00C35F10" w:rsidRPr="002F6C67" w:rsidRDefault="00B56D90" w:rsidP="00C35F1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  <w:t>m_graph[node]-&gt;se</w:t>
      </w:r>
      <w:r w:rsidR="00C35F10">
        <w:rPr>
          <w:rFonts w:ascii="Courier New" w:hAnsi="Courier New" w:cs="Courier New"/>
          <w:noProof/>
          <w:sz w:val="20"/>
          <w:szCs w:val="20"/>
          <w:lang w:val="en-US"/>
        </w:rPr>
        <w:t>tPos(m_graph[temp]-&gt;pos().x() +</w:t>
      </w:r>
    </w:p>
    <w:p w:rsidR="00B56D90" w:rsidRPr="00B56D90" w:rsidRDefault="00C35F10" w:rsidP="00C35F1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2F6C6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2F6C6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2F6C6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2F6C6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2F6C6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C35F10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</w:t>
      </w:r>
      <w:r w:rsidR="00B56D90" w:rsidRPr="00B56D90">
        <w:rPr>
          <w:rFonts w:ascii="Courier New" w:hAnsi="Courier New" w:cs="Courier New"/>
          <w:noProof/>
          <w:sz w:val="20"/>
          <w:szCs w:val="20"/>
          <w:lang w:val="en-US"/>
        </w:rPr>
        <w:t>40 * segment, m_graph[temp]-&gt;pos().y());</w:t>
      </w:r>
    </w:p>
    <w:p w:rsidR="00B56D90" w:rsidRPr="00B56D90" w:rsidRDefault="00B56D90" w:rsidP="00C35F1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C35F10" w:rsidRPr="002F6C67" w:rsidRDefault="00B56D90" w:rsidP="00C35F1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="00C35F10">
        <w:rPr>
          <w:rFonts w:ascii="Courier New" w:hAnsi="Courier New" w:cs="Courier New"/>
          <w:noProof/>
          <w:sz w:val="20"/>
          <w:szCs w:val="20"/>
          <w:lang w:val="en-US"/>
        </w:rPr>
        <w:t xml:space="preserve"> (rightNode-&gt;pos().x() &lt;</w:t>
      </w:r>
    </w:p>
    <w:p w:rsidR="00B56D90" w:rsidRPr="00B56D90" w:rsidRDefault="00C35F10" w:rsidP="00C35F1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2F6C6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2F6C6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2F6C6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2F6C6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C35F10">
        <w:rPr>
          <w:rFonts w:ascii="Courier New" w:hAnsi="Courier New" w:cs="Courier New"/>
          <w:noProof/>
          <w:sz w:val="20"/>
          <w:szCs w:val="20"/>
          <w:lang w:val="en-US"/>
        </w:rPr>
        <w:t xml:space="preserve">    </w:t>
      </w:r>
      <w:r w:rsidR="00B56D90" w:rsidRPr="00B56D90">
        <w:rPr>
          <w:rFonts w:ascii="Courier New" w:hAnsi="Courier New" w:cs="Courier New"/>
          <w:noProof/>
          <w:sz w:val="20"/>
          <w:szCs w:val="20"/>
          <w:lang w:val="en-US"/>
        </w:rPr>
        <w:t>m_graph[paintLevel[i][endUnbuiltRange - 1]]-&gt;pos().x())</w:t>
      </w:r>
    </w:p>
    <w:p w:rsidR="00B56D90" w:rsidRPr="00B56D90" w:rsidRDefault="00B56D90" w:rsidP="00C35F1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:rsidR="00B56D90" w:rsidRPr="00B56D90" w:rsidRDefault="00B56D90" w:rsidP="00C35F1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  <w:t>rightNode = m_graph[paintLevel[i][endUnbuiltRange - 1]];</w:t>
      </w:r>
    </w:p>
    <w:p w:rsidR="00B56D90" w:rsidRPr="00B56D90" w:rsidRDefault="00B56D90" w:rsidP="00C35F1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B56D90" w:rsidRPr="00B56D90" w:rsidRDefault="00B56D90" w:rsidP="00C35F1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B56D90" w:rsidRPr="00B56D90" w:rsidRDefault="00B56D90" w:rsidP="00C35F1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else</w:t>
      </w:r>
    </w:p>
    <w:p w:rsidR="00B56D90" w:rsidRPr="00B56D90" w:rsidRDefault="00B56D90" w:rsidP="00C35F1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:rsidR="00B56D90" w:rsidRPr="00B56D90" w:rsidRDefault="00B56D90" w:rsidP="00C35F1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 xml:space="preserve"> temp1  = paintLevel[i][unbuiltRange.firstNode - 1];</w:t>
      </w:r>
    </w:p>
    <w:p w:rsidR="00B56D90" w:rsidRPr="00B56D90" w:rsidRDefault="00B56D90" w:rsidP="00C35F1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 xml:space="preserve"> temp2  = paintLevel[i][endUnbuiltRange];</w:t>
      </w:r>
    </w:p>
    <w:p w:rsidR="00C35F10" w:rsidRPr="00C35F10" w:rsidRDefault="00B56D90" w:rsidP="00C35F1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double</w:t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 xml:space="preserve"> deltaX</w:t>
      </w:r>
      <w:r w:rsidR="00C35F10">
        <w:rPr>
          <w:rFonts w:ascii="Courier New" w:hAnsi="Courier New" w:cs="Courier New"/>
          <w:noProof/>
          <w:sz w:val="20"/>
          <w:szCs w:val="20"/>
          <w:lang w:val="en-US"/>
        </w:rPr>
        <w:t xml:space="preserve"> =  m_graph[temp2]-&gt;pos().x() –</w:t>
      </w:r>
    </w:p>
    <w:p w:rsidR="00B56D90" w:rsidRPr="00B56D90" w:rsidRDefault="00C35F10" w:rsidP="00C35F1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2F6C6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2F6C6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2F6C6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2F6C67">
        <w:rPr>
          <w:rFonts w:ascii="Courier New" w:hAnsi="Courier New" w:cs="Courier New"/>
          <w:noProof/>
          <w:sz w:val="20"/>
          <w:szCs w:val="20"/>
          <w:lang w:val="en-US"/>
        </w:rPr>
        <w:tab/>
        <w:t xml:space="preserve">                 </w:t>
      </w:r>
      <w:r w:rsidR="00B56D90" w:rsidRPr="00B56D90">
        <w:rPr>
          <w:rFonts w:ascii="Courier New" w:hAnsi="Courier New" w:cs="Courier New"/>
          <w:noProof/>
          <w:sz w:val="20"/>
          <w:szCs w:val="20"/>
          <w:lang w:val="en-US"/>
        </w:rPr>
        <w:t>m_graph[temp1]-&gt;pos().x();</w:t>
      </w:r>
    </w:p>
    <w:p w:rsidR="00B56D90" w:rsidRPr="00B56D90" w:rsidRDefault="00B56D90" w:rsidP="00C35F1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B56D90" w:rsidRPr="00B56D90" w:rsidRDefault="00B56D90" w:rsidP="00C35F1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 xml:space="preserve"> (deltaX &lt; (unbuiltRange.range + 1) * 40)</w:t>
      </w:r>
    </w:p>
    <w:p w:rsidR="00B56D90" w:rsidRPr="00B56D90" w:rsidRDefault="00B56D90" w:rsidP="00C35F1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:rsidR="00C35F10" w:rsidRPr="00C35F10" w:rsidRDefault="00B56D90" w:rsidP="00C35F1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for</w:t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 xml:space="preserve"> (</w:t>
      </w:r>
      <w:r w:rsidRPr="00B56D9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unsigned</w:t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B56D9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="00C35F10">
        <w:rPr>
          <w:rFonts w:ascii="Courier New" w:hAnsi="Courier New" w:cs="Courier New"/>
          <w:noProof/>
          <w:sz w:val="20"/>
          <w:szCs w:val="20"/>
          <w:lang w:val="en-US"/>
        </w:rPr>
        <w:t xml:space="preserve"> l = endUnbuiltRange;</w:t>
      </w:r>
    </w:p>
    <w:p w:rsidR="00B56D90" w:rsidRPr="00B56D90" w:rsidRDefault="00C35F10" w:rsidP="00C35F1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2F6C6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2F6C6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2F6C6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2F6C6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2F6C6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C35F10">
        <w:rPr>
          <w:rFonts w:ascii="Courier New" w:hAnsi="Courier New" w:cs="Courier New"/>
          <w:noProof/>
          <w:sz w:val="20"/>
          <w:szCs w:val="20"/>
          <w:lang w:val="en-US"/>
        </w:rPr>
        <w:t xml:space="preserve">     </w:t>
      </w:r>
      <w:r w:rsidR="00B56D90" w:rsidRPr="00B56D90">
        <w:rPr>
          <w:rFonts w:ascii="Courier New" w:hAnsi="Courier New" w:cs="Courier New"/>
          <w:noProof/>
          <w:sz w:val="20"/>
          <w:szCs w:val="20"/>
          <w:lang w:val="en-US"/>
        </w:rPr>
        <w:t>l &lt; paintLevel[i].size(); l++)</w:t>
      </w:r>
    </w:p>
    <w:p w:rsidR="00B56D90" w:rsidRPr="00B56D90" w:rsidRDefault="00B56D90" w:rsidP="00C35F1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:rsidR="00B56D90" w:rsidRPr="00B56D90" w:rsidRDefault="00B56D90" w:rsidP="00C35F1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 xml:space="preserve"> node    = paintLevel[i][l];</w:t>
      </w:r>
    </w:p>
    <w:p w:rsidR="00C35F10" w:rsidRPr="002F6C67" w:rsidRDefault="00B56D90" w:rsidP="00C35F1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  <w:t>m_graph[node]-&gt;forceS</w:t>
      </w:r>
      <w:r w:rsidR="00C35F10">
        <w:rPr>
          <w:rFonts w:ascii="Courier New" w:hAnsi="Courier New" w:cs="Courier New"/>
          <w:noProof/>
          <w:sz w:val="20"/>
          <w:szCs w:val="20"/>
          <w:lang w:val="en-US"/>
        </w:rPr>
        <w:t>hift((unbuiltRange.range + 1) *</w:t>
      </w:r>
    </w:p>
    <w:p w:rsidR="00B56D90" w:rsidRPr="00B56D90" w:rsidRDefault="00C35F10" w:rsidP="00C35F1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2F6C6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2F6C6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2F6C6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2F6C6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2F6C6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2F6C67">
        <w:rPr>
          <w:rFonts w:ascii="Courier New" w:hAnsi="Courier New" w:cs="Courier New"/>
          <w:noProof/>
          <w:sz w:val="20"/>
          <w:szCs w:val="20"/>
          <w:lang w:val="en-US"/>
        </w:rPr>
        <w:tab/>
        <w:t xml:space="preserve">                           </w:t>
      </w:r>
      <w:r w:rsidR="00B56D90" w:rsidRPr="00B56D90">
        <w:rPr>
          <w:rFonts w:ascii="Courier New" w:hAnsi="Courier New" w:cs="Courier New"/>
          <w:noProof/>
          <w:sz w:val="20"/>
          <w:szCs w:val="20"/>
          <w:lang w:val="en-US"/>
        </w:rPr>
        <w:t>40 - deltaX);</w:t>
      </w:r>
    </w:p>
    <w:p w:rsidR="00B56D90" w:rsidRPr="00B56D90" w:rsidRDefault="00B56D90" w:rsidP="00C35F1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C35F10" w:rsidRPr="002F6C67" w:rsidRDefault="00B56D90" w:rsidP="00C35F1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  <w:t>delta</w:t>
      </w:r>
      <w:r w:rsidR="00C35F10">
        <w:rPr>
          <w:rFonts w:ascii="Courier New" w:hAnsi="Courier New" w:cs="Courier New"/>
          <w:noProof/>
          <w:sz w:val="20"/>
          <w:szCs w:val="20"/>
          <w:lang w:val="en-US"/>
        </w:rPr>
        <w:t>X = m_graph[temp2]-&gt;pos().x() –</w:t>
      </w:r>
    </w:p>
    <w:p w:rsidR="00B56D90" w:rsidRPr="00B56D90" w:rsidRDefault="00C35F10" w:rsidP="00C35F1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2F6C6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2F6C6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2F6C6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2F6C6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2F6C67">
        <w:rPr>
          <w:rFonts w:ascii="Courier New" w:hAnsi="Courier New" w:cs="Courier New"/>
          <w:noProof/>
          <w:sz w:val="20"/>
          <w:szCs w:val="20"/>
          <w:lang w:val="en-US"/>
        </w:rPr>
        <w:tab/>
        <w:t xml:space="preserve">         </w:t>
      </w:r>
      <w:r w:rsidR="00B56D90" w:rsidRPr="00B56D90">
        <w:rPr>
          <w:rFonts w:ascii="Courier New" w:hAnsi="Courier New" w:cs="Courier New"/>
          <w:noProof/>
          <w:sz w:val="20"/>
          <w:szCs w:val="20"/>
          <w:lang w:val="en-US"/>
        </w:rPr>
        <w:t>m_graph[temp1]-&gt;pos().x();</w:t>
      </w:r>
    </w:p>
    <w:p w:rsidR="00B56D90" w:rsidRPr="00B56D90" w:rsidRDefault="00B56D90" w:rsidP="00C35F1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B56D90" w:rsidRPr="00B56D90" w:rsidRDefault="00B56D90" w:rsidP="00C35F1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B56D90" w:rsidRPr="00B56D90" w:rsidRDefault="00B56D90" w:rsidP="00C35F1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for</w:t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 xml:space="preserve"> (</w:t>
      </w:r>
      <w:r w:rsidRPr="00B56D9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 xml:space="preserve"> k = unbuiltRange.firstNode; k &lt; endUnbuiltRange; k++)</w:t>
      </w:r>
    </w:p>
    <w:p w:rsidR="00B56D90" w:rsidRPr="00B56D90" w:rsidRDefault="00B56D90" w:rsidP="00C35F1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:rsidR="00B56D90" w:rsidRPr="00B56D90" w:rsidRDefault="00B56D90" w:rsidP="00C35F1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 xml:space="preserve"> node    = paintLevel[i][k];</w:t>
      </w:r>
    </w:p>
    <w:p w:rsidR="00B56D90" w:rsidRPr="00B56D90" w:rsidRDefault="00B56D90" w:rsidP="00C35F1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 xml:space="preserve"> segment = k - unbuiltRange.firstNode + 1;</w:t>
      </w:r>
    </w:p>
    <w:p w:rsidR="00B56D90" w:rsidRPr="00B56D90" w:rsidRDefault="00B56D90" w:rsidP="00C35F1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B56D90" w:rsidRPr="00B56D90" w:rsidRDefault="00B56D90" w:rsidP="00C35F1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  <w:t>graphWidget-&gt;scene-&gt;addItem(m_graph[node]);</w:t>
      </w:r>
    </w:p>
    <w:p w:rsidR="00C35F10" w:rsidRPr="002F6C67" w:rsidRDefault="00B56D90" w:rsidP="00C35F1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  <w:t>m_graph[node]-&gt;setPos(m_grap</w:t>
      </w:r>
      <w:r w:rsidR="00C35F10">
        <w:rPr>
          <w:rFonts w:ascii="Courier New" w:hAnsi="Courier New" w:cs="Courier New"/>
          <w:noProof/>
          <w:sz w:val="20"/>
          <w:szCs w:val="20"/>
          <w:lang w:val="en-US"/>
        </w:rPr>
        <w:t>h[temp1]-&gt;pos().x() + segment *</w:t>
      </w:r>
    </w:p>
    <w:p w:rsidR="00B56D90" w:rsidRPr="00B56D90" w:rsidRDefault="00C35F10" w:rsidP="00C35F1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2F6C6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2F6C6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2F6C6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2F6C6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2F6C67">
        <w:rPr>
          <w:rFonts w:ascii="Courier New" w:hAnsi="Courier New" w:cs="Courier New"/>
          <w:noProof/>
          <w:sz w:val="20"/>
          <w:szCs w:val="20"/>
          <w:lang w:val="en-US"/>
        </w:rPr>
        <w:tab/>
        <w:t xml:space="preserve">  </w:t>
      </w:r>
      <w:r>
        <w:rPr>
          <w:rFonts w:ascii="Courier New" w:hAnsi="Courier New" w:cs="Courier New"/>
          <w:noProof/>
          <w:sz w:val="20"/>
          <w:szCs w:val="20"/>
          <w:lang w:val="en-US"/>
        </w:rPr>
        <w:t>deltaX/(unbuiltRange.range+</w:t>
      </w:r>
      <w:r w:rsidR="00B56D90" w:rsidRPr="00B56D90">
        <w:rPr>
          <w:rFonts w:ascii="Courier New" w:hAnsi="Courier New" w:cs="Courier New"/>
          <w:noProof/>
          <w:sz w:val="20"/>
          <w:szCs w:val="20"/>
          <w:lang w:val="en-US"/>
        </w:rPr>
        <w:t>1), m_graph[temp1]-&gt;pos().y());</w:t>
      </w:r>
    </w:p>
    <w:p w:rsidR="00B56D90" w:rsidRPr="00B56D90" w:rsidRDefault="00B56D90" w:rsidP="00C35F1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B56D90" w:rsidRPr="00B56D90" w:rsidRDefault="00B56D90" w:rsidP="00C35F1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B56D90" w:rsidRPr="00B56D90" w:rsidRDefault="00B56D90" w:rsidP="00C35F1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</w:rPr>
      </w:pP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B56D90">
        <w:rPr>
          <w:rFonts w:ascii="Courier New" w:hAnsi="Courier New" w:cs="Courier New"/>
          <w:noProof/>
          <w:sz w:val="20"/>
          <w:szCs w:val="20"/>
        </w:rPr>
        <w:t>}</w:t>
      </w:r>
    </w:p>
    <w:p w:rsidR="00B56D90" w:rsidRPr="00B56D90" w:rsidRDefault="00B56D90" w:rsidP="00C35F1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noProof/>
          <w:sz w:val="20"/>
          <w:szCs w:val="20"/>
        </w:rPr>
      </w:pPr>
      <w:r w:rsidRPr="00B56D90">
        <w:rPr>
          <w:rFonts w:ascii="Courier New" w:hAnsi="Courier New" w:cs="Courier New"/>
          <w:noProof/>
          <w:sz w:val="20"/>
          <w:szCs w:val="20"/>
        </w:rPr>
        <w:tab/>
        <w:t>}</w:t>
      </w:r>
    </w:p>
    <w:p w:rsidR="00B56D90" w:rsidRPr="00C35F10" w:rsidRDefault="00B56D90" w:rsidP="00C35F1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B56D90">
        <w:rPr>
          <w:rFonts w:ascii="Courier New" w:hAnsi="Courier New" w:cs="Courier New"/>
          <w:noProof/>
          <w:sz w:val="20"/>
          <w:szCs w:val="20"/>
        </w:rPr>
        <w:t>}</w:t>
      </w:r>
    </w:p>
    <w:sectPr w:rsidR="00B56D90" w:rsidRPr="00C35F10" w:rsidSect="0015705F">
      <w:footerReference w:type="even" r:id="rId44"/>
      <w:footerReference w:type="default" r:id="rId45"/>
      <w:pgSz w:w="11906" w:h="16838"/>
      <w:pgMar w:top="1134" w:right="850" w:bottom="1134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97AF7" w:rsidRDefault="00D97AF7">
      <w:r>
        <w:separator/>
      </w:r>
    </w:p>
  </w:endnote>
  <w:endnote w:type="continuationSeparator" w:id="0">
    <w:p w:rsidR="00D97AF7" w:rsidRDefault="00D97A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553B0" w:rsidRDefault="005553B0" w:rsidP="00BA4FFF">
    <w:pPr>
      <w:pStyle w:val="aa"/>
      <w:framePr w:wrap="around" w:vAnchor="text" w:hAnchor="margin" w:xAlign="right" w:y="1"/>
      <w:rPr>
        <w:rStyle w:val="ab"/>
      </w:rPr>
    </w:pPr>
    <w:r>
      <w:rPr>
        <w:rStyle w:val="ab"/>
      </w:rPr>
      <w:fldChar w:fldCharType="begin"/>
    </w:r>
    <w:r>
      <w:rPr>
        <w:rStyle w:val="ab"/>
      </w:rPr>
      <w:instrText xml:space="preserve">PAGE  </w:instrText>
    </w:r>
    <w:r>
      <w:rPr>
        <w:rStyle w:val="ab"/>
      </w:rPr>
      <w:fldChar w:fldCharType="end"/>
    </w:r>
  </w:p>
  <w:p w:rsidR="005553B0" w:rsidRDefault="005553B0" w:rsidP="00BA4FFF">
    <w:pPr>
      <w:pStyle w:val="aa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553B0" w:rsidRDefault="005553B0" w:rsidP="00BA4FFF">
    <w:pPr>
      <w:pStyle w:val="aa"/>
      <w:framePr w:wrap="around" w:vAnchor="text" w:hAnchor="margin" w:xAlign="right" w:y="1"/>
      <w:rPr>
        <w:rStyle w:val="ab"/>
      </w:rPr>
    </w:pPr>
    <w:r>
      <w:rPr>
        <w:rStyle w:val="ab"/>
      </w:rPr>
      <w:fldChar w:fldCharType="begin"/>
    </w:r>
    <w:r>
      <w:rPr>
        <w:rStyle w:val="ab"/>
      </w:rPr>
      <w:instrText xml:space="preserve">PAGE  </w:instrText>
    </w:r>
    <w:r>
      <w:rPr>
        <w:rStyle w:val="ab"/>
      </w:rPr>
      <w:fldChar w:fldCharType="separate"/>
    </w:r>
    <w:r w:rsidR="006B3D94">
      <w:rPr>
        <w:rStyle w:val="ab"/>
        <w:noProof/>
      </w:rPr>
      <w:t>1</w:t>
    </w:r>
    <w:r>
      <w:rPr>
        <w:rStyle w:val="ab"/>
      </w:rPr>
      <w:fldChar w:fldCharType="end"/>
    </w:r>
  </w:p>
  <w:p w:rsidR="005553B0" w:rsidRDefault="005553B0" w:rsidP="00BA4FFF">
    <w:pPr>
      <w:pStyle w:val="aa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97AF7" w:rsidRDefault="00D97AF7">
      <w:r>
        <w:separator/>
      </w:r>
    </w:p>
  </w:footnote>
  <w:footnote w:type="continuationSeparator" w:id="0">
    <w:p w:rsidR="00D97AF7" w:rsidRDefault="00D97AF7">
      <w:r>
        <w:continuationSeparator/>
      </w:r>
    </w:p>
  </w:footnote>
  <w:footnote w:id="1">
    <w:p w:rsidR="005553B0" w:rsidRPr="009911CA" w:rsidRDefault="005553B0" w:rsidP="009911CA">
      <w:pPr>
        <w:pStyle w:val="a6"/>
        <w:rPr>
          <w:lang w:val="en-US"/>
        </w:rPr>
      </w:pPr>
      <w:r>
        <w:rPr>
          <w:rStyle w:val="a7"/>
        </w:rPr>
        <w:footnoteRef/>
      </w:r>
      <w:r w:rsidRPr="009911CA">
        <w:rPr>
          <w:lang w:val="en-US"/>
        </w:rPr>
        <w:t xml:space="preserve"> Delphi 3</w:t>
      </w:r>
      <w:r>
        <w:rPr>
          <w:lang w:val="en-US"/>
        </w:rPr>
        <w:t xml:space="preserve">, </w:t>
      </w:r>
      <w:r w:rsidRPr="009911CA">
        <w:rPr>
          <w:lang w:val="en-US"/>
        </w:rPr>
        <w:t>Inprise Delphi 4</w:t>
      </w:r>
      <w:r>
        <w:rPr>
          <w:lang w:val="en-US"/>
        </w:rPr>
        <w:t>,</w:t>
      </w:r>
      <w:r w:rsidRPr="009911CA">
        <w:rPr>
          <w:lang w:val="en-US"/>
        </w:rPr>
        <w:t xml:space="preserve"> Delphi 5</w:t>
      </w:r>
      <w:r>
        <w:rPr>
          <w:lang w:val="en-US"/>
        </w:rPr>
        <w:t>,</w:t>
      </w:r>
      <w:r w:rsidRPr="009911CA">
        <w:rPr>
          <w:lang w:val="en-US"/>
        </w:rPr>
        <w:t xml:space="preserve"> Delphi 6</w:t>
      </w:r>
      <w:r>
        <w:rPr>
          <w:lang w:val="en-US"/>
        </w:rPr>
        <w:t>,</w:t>
      </w:r>
      <w:r w:rsidRPr="009911CA">
        <w:rPr>
          <w:lang w:val="en-US"/>
        </w:rPr>
        <w:t xml:space="preserve"> Delphi 7</w:t>
      </w:r>
      <w:r>
        <w:rPr>
          <w:lang w:val="en-US"/>
        </w:rPr>
        <w:t>,</w:t>
      </w:r>
      <w:r w:rsidRPr="009911CA">
        <w:rPr>
          <w:lang w:val="en-US"/>
        </w:rPr>
        <w:t xml:space="preserve"> Delphi 8</w:t>
      </w:r>
      <w:r>
        <w:rPr>
          <w:lang w:val="en-US"/>
        </w:rPr>
        <w:t>,</w:t>
      </w:r>
      <w:r w:rsidRPr="009911CA">
        <w:rPr>
          <w:lang w:val="en-US"/>
        </w:rPr>
        <w:t xml:space="preserve"> Delphi 2005</w:t>
      </w:r>
      <w:r>
        <w:rPr>
          <w:lang w:val="en-US"/>
        </w:rPr>
        <w:t>,</w:t>
      </w:r>
      <w:r w:rsidRPr="009911CA">
        <w:rPr>
          <w:lang w:val="en-US"/>
        </w:rPr>
        <w:t xml:space="preserve"> Delphi 2006</w:t>
      </w:r>
      <w:r>
        <w:rPr>
          <w:lang w:val="en-US"/>
        </w:rPr>
        <w:t>,</w:t>
      </w:r>
      <w:r w:rsidRPr="009911CA">
        <w:rPr>
          <w:lang w:val="en-US"/>
        </w:rPr>
        <w:t xml:space="preserve"> Delphi 2009</w:t>
      </w:r>
      <w:r>
        <w:rPr>
          <w:lang w:val="en-US"/>
        </w:rPr>
        <w:t>,</w:t>
      </w:r>
      <w:r w:rsidRPr="009911CA">
        <w:rPr>
          <w:lang w:val="en-US"/>
        </w:rPr>
        <w:t xml:space="preserve"> Delphi 2010</w:t>
      </w:r>
      <w:r>
        <w:rPr>
          <w:lang w:val="en-US"/>
        </w:rPr>
        <w:t>,</w:t>
      </w:r>
      <w:r w:rsidRPr="009911CA">
        <w:rPr>
          <w:lang w:val="en-US"/>
        </w:rPr>
        <w:t xml:space="preserve"> Delphi XE</w:t>
      </w:r>
      <w:r>
        <w:rPr>
          <w:lang w:val="en-US"/>
        </w:rPr>
        <w:t xml:space="preserve">, </w:t>
      </w:r>
      <w:r w:rsidRPr="009911CA">
        <w:rPr>
          <w:lang w:val="en-US"/>
        </w:rPr>
        <w:t>Delphi XE2</w:t>
      </w:r>
      <w:r>
        <w:rPr>
          <w:lang w:val="en-US"/>
        </w:rPr>
        <w:t>,</w:t>
      </w:r>
      <w:r w:rsidRPr="009911CA">
        <w:rPr>
          <w:lang w:val="en-US"/>
        </w:rPr>
        <w:t xml:space="preserve"> Delphi XE3</w:t>
      </w:r>
      <w:r>
        <w:rPr>
          <w:lang w:val="en-US"/>
        </w:rPr>
        <w:t xml:space="preserve">, </w:t>
      </w:r>
      <w:r w:rsidRPr="009911CA">
        <w:rPr>
          <w:lang w:val="en-US"/>
        </w:rPr>
        <w:t>Delphi XE4</w:t>
      </w:r>
      <w:r>
        <w:rPr>
          <w:lang w:val="en-US"/>
        </w:rPr>
        <w:t xml:space="preserve">, </w:t>
      </w:r>
      <w:r w:rsidRPr="009911CA">
        <w:rPr>
          <w:lang w:val="en-US"/>
        </w:rPr>
        <w:t>Delphi XE5</w:t>
      </w:r>
    </w:p>
  </w:footnote>
  <w:footnote w:id="2">
    <w:p w:rsidR="005553B0" w:rsidRPr="00890ED6" w:rsidRDefault="005553B0">
      <w:pPr>
        <w:pStyle w:val="a6"/>
      </w:pPr>
      <w:r>
        <w:rPr>
          <w:rStyle w:val="a7"/>
        </w:rPr>
        <w:footnoteRef/>
      </w:r>
      <w:r>
        <w:t xml:space="preserve"> </w:t>
      </w:r>
      <w:r w:rsidRPr="00A65B5A">
        <w:t>Исходя из количества изменений в системе контроля версий</w:t>
      </w:r>
      <w:r w:rsidRPr="00890ED6">
        <w:t>[</w:t>
      </w:r>
      <w:r>
        <w:fldChar w:fldCharType="begin"/>
      </w:r>
      <w:r>
        <w:instrText xml:space="preserve"> REF _Ref374988389 \r \h </w:instrText>
      </w:r>
      <w:r>
        <w:fldChar w:fldCharType="separate"/>
      </w:r>
      <w:r w:rsidR="006254D6">
        <w:t>3</w:t>
      </w:r>
      <w:r>
        <w:fldChar w:fldCharType="end"/>
      </w:r>
      <w:r w:rsidRPr="00890ED6">
        <w:t>]</w:t>
      </w:r>
    </w:p>
  </w:footnote>
  <w:footnote w:id="3">
    <w:p w:rsidR="005553B0" w:rsidRPr="0098189B" w:rsidRDefault="005553B0" w:rsidP="00801218">
      <w:pPr>
        <w:pStyle w:val="a6"/>
      </w:pPr>
      <w:r>
        <w:rPr>
          <w:rStyle w:val="a7"/>
        </w:rPr>
        <w:footnoteRef/>
      </w:r>
      <w:r>
        <w:t xml:space="preserve"> </w:t>
      </w:r>
      <w:r w:rsidRPr="0098189B">
        <w:t>GUID (Globally Unique Identifier) — статистически уникальный 128-битный идентификатор.</w:t>
      </w:r>
    </w:p>
  </w:footnote>
  <w:footnote w:id="4">
    <w:p w:rsidR="005553B0" w:rsidRDefault="005553B0" w:rsidP="0050754D">
      <w:pPr>
        <w:pStyle w:val="a6"/>
        <w:spacing w:after="0"/>
      </w:pPr>
      <w:r>
        <w:rPr>
          <w:rStyle w:val="a7"/>
        </w:rPr>
        <w:footnoteRef/>
      </w:r>
      <w:r>
        <w:t xml:space="preserve"> Microsoft, Windows являются зарегистрированными торговыми марками или торговыми марками Microsoft Corporation (в США и/или других странах).</w:t>
      </w:r>
    </w:p>
    <w:p w:rsidR="005553B0" w:rsidRDefault="005553B0" w:rsidP="0050754D">
      <w:pPr>
        <w:pStyle w:val="a6"/>
        <w:spacing w:after="0"/>
      </w:pPr>
      <w:r>
        <w:t>Ubuntu является зарегистрированной торговой маркой Canonical Ltd.</w:t>
      </w:r>
    </w:p>
    <w:p w:rsidR="005553B0" w:rsidRDefault="005553B0" w:rsidP="0050754D">
      <w:pPr>
        <w:pStyle w:val="a6"/>
        <w:spacing w:after="0"/>
      </w:pPr>
      <w:r>
        <w:t>Названия реальных компаний и продуктов, упомянутых в данной пояснительной записке, могут быть торговыми марками соответствующих владельцев.</w:t>
      </w:r>
    </w:p>
  </w:footnote>
  <w:footnote w:id="5">
    <w:p w:rsidR="005553B0" w:rsidRPr="00A1785C" w:rsidRDefault="005553B0">
      <w:pPr>
        <w:pStyle w:val="a6"/>
      </w:pPr>
      <w:r>
        <w:rPr>
          <w:rStyle w:val="a7"/>
        </w:rPr>
        <w:footnoteRef/>
      </w:r>
      <w:r>
        <w:t xml:space="preserve"> </w:t>
      </w:r>
      <w:r w:rsidRPr="00A1785C">
        <w:t>https://github.com/blog/865-github-dominates-the-forges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3B1EFF"/>
    <w:multiLevelType w:val="hybridMultilevel"/>
    <w:tmpl w:val="99E44C34"/>
    <w:lvl w:ilvl="0" w:tplc="04190001">
      <w:start w:val="1"/>
      <w:numFmt w:val="bullet"/>
      <w:lvlText w:val=""/>
      <w:lvlJc w:val="left"/>
      <w:pPr>
        <w:tabs>
          <w:tab w:val="num" w:pos="1259"/>
        </w:tabs>
        <w:ind w:left="1259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tabs>
          <w:tab w:val="num" w:pos="1979"/>
        </w:tabs>
        <w:ind w:left="1979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699"/>
        </w:tabs>
        <w:ind w:left="26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19"/>
        </w:tabs>
        <w:ind w:left="34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39"/>
        </w:tabs>
        <w:ind w:left="41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59"/>
        </w:tabs>
        <w:ind w:left="48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79"/>
        </w:tabs>
        <w:ind w:left="55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299"/>
        </w:tabs>
        <w:ind w:left="62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19"/>
        </w:tabs>
        <w:ind w:left="7019" w:hanging="360"/>
      </w:pPr>
      <w:rPr>
        <w:rFonts w:ascii="Wingdings" w:hAnsi="Wingdings" w:hint="default"/>
      </w:rPr>
    </w:lvl>
  </w:abstractNum>
  <w:abstractNum w:abstractNumId="1">
    <w:nsid w:val="04D05C26"/>
    <w:multiLevelType w:val="hybridMultilevel"/>
    <w:tmpl w:val="B1D0E846"/>
    <w:lvl w:ilvl="0" w:tplc="0419000F">
      <w:start w:val="1"/>
      <w:numFmt w:val="decimal"/>
      <w:lvlText w:val="%1."/>
      <w:lvlJc w:val="left"/>
      <w:pPr>
        <w:tabs>
          <w:tab w:val="num" w:pos="1259"/>
        </w:tabs>
        <w:ind w:left="1259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979"/>
        </w:tabs>
        <w:ind w:left="197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699"/>
        </w:tabs>
        <w:ind w:left="269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19"/>
        </w:tabs>
        <w:ind w:left="341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39"/>
        </w:tabs>
        <w:ind w:left="413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59"/>
        </w:tabs>
        <w:ind w:left="485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579"/>
        </w:tabs>
        <w:ind w:left="557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299"/>
        </w:tabs>
        <w:ind w:left="629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19"/>
        </w:tabs>
        <w:ind w:left="7019" w:hanging="180"/>
      </w:pPr>
    </w:lvl>
  </w:abstractNum>
  <w:abstractNum w:abstractNumId="2">
    <w:nsid w:val="09A533CC"/>
    <w:multiLevelType w:val="hybridMultilevel"/>
    <w:tmpl w:val="8CDEA2BE"/>
    <w:lvl w:ilvl="0" w:tplc="04190001">
      <w:start w:val="1"/>
      <w:numFmt w:val="bullet"/>
      <w:lvlText w:val=""/>
      <w:lvlJc w:val="left"/>
      <w:pPr>
        <w:tabs>
          <w:tab w:val="num" w:pos="1259"/>
        </w:tabs>
        <w:ind w:left="12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979"/>
        </w:tabs>
        <w:ind w:left="19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699"/>
        </w:tabs>
        <w:ind w:left="26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19"/>
        </w:tabs>
        <w:ind w:left="34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39"/>
        </w:tabs>
        <w:ind w:left="41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59"/>
        </w:tabs>
        <w:ind w:left="48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79"/>
        </w:tabs>
        <w:ind w:left="55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299"/>
        </w:tabs>
        <w:ind w:left="62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19"/>
        </w:tabs>
        <w:ind w:left="7019" w:hanging="360"/>
      </w:pPr>
      <w:rPr>
        <w:rFonts w:ascii="Wingdings" w:hAnsi="Wingdings" w:hint="default"/>
      </w:rPr>
    </w:lvl>
  </w:abstractNum>
  <w:abstractNum w:abstractNumId="3">
    <w:nsid w:val="0D89639C"/>
    <w:multiLevelType w:val="hybridMultilevel"/>
    <w:tmpl w:val="44166DA6"/>
    <w:lvl w:ilvl="0" w:tplc="0419000F">
      <w:start w:val="1"/>
      <w:numFmt w:val="decimal"/>
      <w:lvlText w:val="%1."/>
      <w:lvlJc w:val="left"/>
      <w:pPr>
        <w:tabs>
          <w:tab w:val="num" w:pos="1259"/>
        </w:tabs>
        <w:ind w:left="1259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979"/>
        </w:tabs>
        <w:ind w:left="197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699"/>
        </w:tabs>
        <w:ind w:left="269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19"/>
        </w:tabs>
        <w:ind w:left="341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39"/>
        </w:tabs>
        <w:ind w:left="413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59"/>
        </w:tabs>
        <w:ind w:left="485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579"/>
        </w:tabs>
        <w:ind w:left="557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299"/>
        </w:tabs>
        <w:ind w:left="629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19"/>
        </w:tabs>
        <w:ind w:left="7019" w:hanging="180"/>
      </w:pPr>
    </w:lvl>
  </w:abstractNum>
  <w:abstractNum w:abstractNumId="4">
    <w:nsid w:val="108D32F1"/>
    <w:multiLevelType w:val="hybridMultilevel"/>
    <w:tmpl w:val="2BC45B20"/>
    <w:lvl w:ilvl="0" w:tplc="04190001">
      <w:start w:val="1"/>
      <w:numFmt w:val="bullet"/>
      <w:lvlText w:val=""/>
      <w:lvlJc w:val="left"/>
      <w:pPr>
        <w:ind w:left="12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19" w:hanging="360"/>
      </w:pPr>
      <w:rPr>
        <w:rFonts w:ascii="Wingdings" w:hAnsi="Wingdings" w:hint="default"/>
      </w:rPr>
    </w:lvl>
  </w:abstractNum>
  <w:abstractNum w:abstractNumId="5">
    <w:nsid w:val="11674BF6"/>
    <w:multiLevelType w:val="hybridMultilevel"/>
    <w:tmpl w:val="E5E63DA2"/>
    <w:lvl w:ilvl="0" w:tplc="04190001">
      <w:start w:val="1"/>
      <w:numFmt w:val="bullet"/>
      <w:lvlText w:val=""/>
      <w:lvlJc w:val="left"/>
      <w:pPr>
        <w:tabs>
          <w:tab w:val="num" w:pos="1259"/>
        </w:tabs>
        <w:ind w:left="12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979"/>
        </w:tabs>
        <w:ind w:left="19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699"/>
        </w:tabs>
        <w:ind w:left="26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19"/>
        </w:tabs>
        <w:ind w:left="34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39"/>
        </w:tabs>
        <w:ind w:left="41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59"/>
        </w:tabs>
        <w:ind w:left="48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79"/>
        </w:tabs>
        <w:ind w:left="55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299"/>
        </w:tabs>
        <w:ind w:left="62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19"/>
        </w:tabs>
        <w:ind w:left="7019" w:hanging="360"/>
      </w:pPr>
      <w:rPr>
        <w:rFonts w:ascii="Wingdings" w:hAnsi="Wingdings" w:hint="default"/>
      </w:rPr>
    </w:lvl>
  </w:abstractNum>
  <w:abstractNum w:abstractNumId="6">
    <w:nsid w:val="14897546"/>
    <w:multiLevelType w:val="hybridMultilevel"/>
    <w:tmpl w:val="91C6E8F6"/>
    <w:lvl w:ilvl="0" w:tplc="04190001">
      <w:start w:val="1"/>
      <w:numFmt w:val="bullet"/>
      <w:lvlText w:val=""/>
      <w:lvlJc w:val="left"/>
      <w:pPr>
        <w:tabs>
          <w:tab w:val="num" w:pos="1260"/>
        </w:tabs>
        <w:ind w:left="12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</w:abstractNum>
  <w:abstractNum w:abstractNumId="7">
    <w:nsid w:val="17165A58"/>
    <w:multiLevelType w:val="hybridMultilevel"/>
    <w:tmpl w:val="5E6496D6"/>
    <w:lvl w:ilvl="0" w:tplc="04190001">
      <w:start w:val="1"/>
      <w:numFmt w:val="bullet"/>
      <w:lvlText w:val=""/>
      <w:lvlJc w:val="left"/>
      <w:pPr>
        <w:tabs>
          <w:tab w:val="num" w:pos="1259"/>
        </w:tabs>
        <w:ind w:left="12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979"/>
        </w:tabs>
        <w:ind w:left="19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699"/>
        </w:tabs>
        <w:ind w:left="26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19"/>
        </w:tabs>
        <w:ind w:left="34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39"/>
        </w:tabs>
        <w:ind w:left="41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59"/>
        </w:tabs>
        <w:ind w:left="48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79"/>
        </w:tabs>
        <w:ind w:left="55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299"/>
        </w:tabs>
        <w:ind w:left="62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19"/>
        </w:tabs>
        <w:ind w:left="7019" w:hanging="360"/>
      </w:pPr>
      <w:rPr>
        <w:rFonts w:ascii="Wingdings" w:hAnsi="Wingdings" w:hint="default"/>
      </w:rPr>
    </w:lvl>
  </w:abstractNum>
  <w:abstractNum w:abstractNumId="8">
    <w:nsid w:val="1B0D74C4"/>
    <w:multiLevelType w:val="hybridMultilevel"/>
    <w:tmpl w:val="96DAAD54"/>
    <w:lvl w:ilvl="0" w:tplc="04190001">
      <w:start w:val="1"/>
      <w:numFmt w:val="bullet"/>
      <w:lvlText w:val=""/>
      <w:lvlJc w:val="left"/>
      <w:pPr>
        <w:ind w:left="12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19" w:hanging="360"/>
      </w:pPr>
      <w:rPr>
        <w:rFonts w:ascii="Wingdings" w:hAnsi="Wingdings" w:hint="default"/>
      </w:rPr>
    </w:lvl>
  </w:abstractNum>
  <w:abstractNum w:abstractNumId="9">
    <w:nsid w:val="21154FE4"/>
    <w:multiLevelType w:val="hybridMultilevel"/>
    <w:tmpl w:val="30D4B634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22E314E0"/>
    <w:multiLevelType w:val="hybridMultilevel"/>
    <w:tmpl w:val="316A4014"/>
    <w:lvl w:ilvl="0" w:tplc="04190001">
      <w:start w:val="1"/>
      <w:numFmt w:val="bullet"/>
      <w:lvlText w:val=""/>
      <w:lvlJc w:val="left"/>
      <w:pPr>
        <w:tabs>
          <w:tab w:val="num" w:pos="1259"/>
        </w:tabs>
        <w:ind w:left="12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979"/>
        </w:tabs>
        <w:ind w:left="19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699"/>
        </w:tabs>
        <w:ind w:left="26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19"/>
        </w:tabs>
        <w:ind w:left="34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39"/>
        </w:tabs>
        <w:ind w:left="41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59"/>
        </w:tabs>
        <w:ind w:left="48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79"/>
        </w:tabs>
        <w:ind w:left="55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299"/>
        </w:tabs>
        <w:ind w:left="62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19"/>
        </w:tabs>
        <w:ind w:left="7019" w:hanging="360"/>
      </w:pPr>
      <w:rPr>
        <w:rFonts w:ascii="Wingdings" w:hAnsi="Wingdings" w:hint="default"/>
      </w:rPr>
    </w:lvl>
  </w:abstractNum>
  <w:abstractNum w:abstractNumId="11">
    <w:nsid w:val="232576DD"/>
    <w:multiLevelType w:val="hybridMultilevel"/>
    <w:tmpl w:val="A67A457E"/>
    <w:lvl w:ilvl="0" w:tplc="04190001">
      <w:start w:val="1"/>
      <w:numFmt w:val="bullet"/>
      <w:lvlText w:val=""/>
      <w:lvlJc w:val="left"/>
      <w:pPr>
        <w:tabs>
          <w:tab w:val="num" w:pos="1259"/>
        </w:tabs>
        <w:ind w:left="12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979"/>
        </w:tabs>
        <w:ind w:left="19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699"/>
        </w:tabs>
        <w:ind w:left="26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19"/>
        </w:tabs>
        <w:ind w:left="34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39"/>
        </w:tabs>
        <w:ind w:left="41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59"/>
        </w:tabs>
        <w:ind w:left="48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79"/>
        </w:tabs>
        <w:ind w:left="55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299"/>
        </w:tabs>
        <w:ind w:left="62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19"/>
        </w:tabs>
        <w:ind w:left="7019" w:hanging="360"/>
      </w:pPr>
      <w:rPr>
        <w:rFonts w:ascii="Wingdings" w:hAnsi="Wingdings" w:hint="default"/>
      </w:rPr>
    </w:lvl>
  </w:abstractNum>
  <w:abstractNum w:abstractNumId="12">
    <w:nsid w:val="26042A48"/>
    <w:multiLevelType w:val="hybridMultilevel"/>
    <w:tmpl w:val="3F1207E4"/>
    <w:lvl w:ilvl="0" w:tplc="4A642D10">
      <w:start w:val="1"/>
      <w:numFmt w:val="decimal"/>
      <w:lvlText w:val="%1."/>
      <w:lvlJc w:val="left"/>
      <w:pPr>
        <w:tabs>
          <w:tab w:val="num" w:pos="1499"/>
        </w:tabs>
        <w:ind w:left="1499" w:hanging="9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tabs>
          <w:tab w:val="num" w:pos="1619"/>
        </w:tabs>
        <w:ind w:left="161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339"/>
        </w:tabs>
        <w:ind w:left="233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59"/>
        </w:tabs>
        <w:ind w:left="305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79"/>
        </w:tabs>
        <w:ind w:left="377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499"/>
        </w:tabs>
        <w:ind w:left="449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19"/>
        </w:tabs>
        <w:ind w:left="521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39"/>
        </w:tabs>
        <w:ind w:left="593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59"/>
        </w:tabs>
        <w:ind w:left="6659" w:hanging="180"/>
      </w:pPr>
    </w:lvl>
  </w:abstractNum>
  <w:abstractNum w:abstractNumId="13">
    <w:nsid w:val="2A7920B6"/>
    <w:multiLevelType w:val="hybridMultilevel"/>
    <w:tmpl w:val="4E74458A"/>
    <w:lvl w:ilvl="0" w:tplc="04190001">
      <w:start w:val="1"/>
      <w:numFmt w:val="bullet"/>
      <w:lvlText w:val=""/>
      <w:lvlJc w:val="left"/>
      <w:pPr>
        <w:ind w:left="13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14">
    <w:nsid w:val="2C560A4A"/>
    <w:multiLevelType w:val="hybridMultilevel"/>
    <w:tmpl w:val="F688438E"/>
    <w:lvl w:ilvl="0" w:tplc="0419000F">
      <w:start w:val="1"/>
      <w:numFmt w:val="decimal"/>
      <w:lvlText w:val="%1."/>
      <w:lvlJc w:val="left"/>
      <w:pPr>
        <w:tabs>
          <w:tab w:val="num" w:pos="1259"/>
        </w:tabs>
        <w:ind w:left="125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979"/>
        </w:tabs>
        <w:ind w:left="19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699"/>
        </w:tabs>
        <w:ind w:left="26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19"/>
        </w:tabs>
        <w:ind w:left="34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39"/>
        </w:tabs>
        <w:ind w:left="41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59"/>
        </w:tabs>
        <w:ind w:left="48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79"/>
        </w:tabs>
        <w:ind w:left="55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299"/>
        </w:tabs>
        <w:ind w:left="62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19"/>
        </w:tabs>
        <w:ind w:left="7019" w:hanging="360"/>
      </w:pPr>
      <w:rPr>
        <w:rFonts w:ascii="Wingdings" w:hAnsi="Wingdings" w:hint="default"/>
      </w:rPr>
    </w:lvl>
  </w:abstractNum>
  <w:abstractNum w:abstractNumId="15">
    <w:nsid w:val="2D7D587A"/>
    <w:multiLevelType w:val="hybridMultilevel"/>
    <w:tmpl w:val="E0C0A3C2"/>
    <w:lvl w:ilvl="0" w:tplc="04190001">
      <w:start w:val="1"/>
      <w:numFmt w:val="bullet"/>
      <w:lvlText w:val=""/>
      <w:lvlJc w:val="left"/>
      <w:pPr>
        <w:ind w:left="12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19" w:hanging="360"/>
      </w:pPr>
      <w:rPr>
        <w:rFonts w:ascii="Wingdings" w:hAnsi="Wingdings" w:hint="default"/>
      </w:rPr>
    </w:lvl>
  </w:abstractNum>
  <w:abstractNum w:abstractNumId="16">
    <w:nsid w:val="2DC22F7E"/>
    <w:multiLevelType w:val="hybridMultilevel"/>
    <w:tmpl w:val="7B888C2A"/>
    <w:lvl w:ilvl="0" w:tplc="04190001">
      <w:start w:val="1"/>
      <w:numFmt w:val="bullet"/>
      <w:lvlText w:val=""/>
      <w:lvlJc w:val="left"/>
      <w:pPr>
        <w:ind w:left="12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19" w:hanging="360"/>
      </w:pPr>
      <w:rPr>
        <w:rFonts w:ascii="Wingdings" w:hAnsi="Wingdings" w:hint="default"/>
      </w:rPr>
    </w:lvl>
  </w:abstractNum>
  <w:abstractNum w:abstractNumId="17">
    <w:nsid w:val="3364367C"/>
    <w:multiLevelType w:val="hybridMultilevel"/>
    <w:tmpl w:val="F95CC326"/>
    <w:lvl w:ilvl="0" w:tplc="04190001">
      <w:start w:val="1"/>
      <w:numFmt w:val="bullet"/>
      <w:lvlText w:val=""/>
      <w:lvlJc w:val="left"/>
      <w:pPr>
        <w:tabs>
          <w:tab w:val="num" w:pos="1259"/>
        </w:tabs>
        <w:ind w:left="12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979"/>
        </w:tabs>
        <w:ind w:left="19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699"/>
        </w:tabs>
        <w:ind w:left="26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19"/>
        </w:tabs>
        <w:ind w:left="34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39"/>
        </w:tabs>
        <w:ind w:left="41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59"/>
        </w:tabs>
        <w:ind w:left="48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79"/>
        </w:tabs>
        <w:ind w:left="55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299"/>
        </w:tabs>
        <w:ind w:left="62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19"/>
        </w:tabs>
        <w:ind w:left="7019" w:hanging="360"/>
      </w:pPr>
      <w:rPr>
        <w:rFonts w:ascii="Wingdings" w:hAnsi="Wingdings" w:hint="default"/>
      </w:rPr>
    </w:lvl>
  </w:abstractNum>
  <w:abstractNum w:abstractNumId="18">
    <w:nsid w:val="35890F63"/>
    <w:multiLevelType w:val="hybridMultilevel"/>
    <w:tmpl w:val="F92811B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36FB7FDD"/>
    <w:multiLevelType w:val="hybridMultilevel"/>
    <w:tmpl w:val="1F9AD902"/>
    <w:lvl w:ilvl="0" w:tplc="0419000F">
      <w:start w:val="1"/>
      <w:numFmt w:val="decimal"/>
      <w:lvlText w:val="%1."/>
      <w:lvlJc w:val="left"/>
      <w:pPr>
        <w:tabs>
          <w:tab w:val="num" w:pos="1259"/>
        </w:tabs>
        <w:ind w:left="1259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979"/>
        </w:tabs>
        <w:ind w:left="197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699"/>
        </w:tabs>
        <w:ind w:left="269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19"/>
        </w:tabs>
        <w:ind w:left="341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39"/>
        </w:tabs>
        <w:ind w:left="413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59"/>
        </w:tabs>
        <w:ind w:left="485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579"/>
        </w:tabs>
        <w:ind w:left="557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299"/>
        </w:tabs>
        <w:ind w:left="629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19"/>
        </w:tabs>
        <w:ind w:left="7019" w:hanging="180"/>
      </w:pPr>
    </w:lvl>
  </w:abstractNum>
  <w:abstractNum w:abstractNumId="20">
    <w:nsid w:val="39E414F1"/>
    <w:multiLevelType w:val="hybridMultilevel"/>
    <w:tmpl w:val="4CEC5740"/>
    <w:lvl w:ilvl="0" w:tplc="04190001">
      <w:start w:val="1"/>
      <w:numFmt w:val="bullet"/>
      <w:lvlText w:val=""/>
      <w:lvlJc w:val="left"/>
      <w:pPr>
        <w:tabs>
          <w:tab w:val="num" w:pos="1259"/>
        </w:tabs>
        <w:ind w:left="125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979"/>
        </w:tabs>
        <w:ind w:left="19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699"/>
        </w:tabs>
        <w:ind w:left="26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19"/>
        </w:tabs>
        <w:ind w:left="34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39"/>
        </w:tabs>
        <w:ind w:left="41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59"/>
        </w:tabs>
        <w:ind w:left="48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79"/>
        </w:tabs>
        <w:ind w:left="55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299"/>
        </w:tabs>
        <w:ind w:left="62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19"/>
        </w:tabs>
        <w:ind w:left="7019" w:hanging="360"/>
      </w:pPr>
      <w:rPr>
        <w:rFonts w:ascii="Wingdings" w:hAnsi="Wingdings" w:hint="default"/>
      </w:rPr>
    </w:lvl>
  </w:abstractNum>
  <w:abstractNum w:abstractNumId="21">
    <w:nsid w:val="410528F4"/>
    <w:multiLevelType w:val="hybridMultilevel"/>
    <w:tmpl w:val="AA6C90A2"/>
    <w:lvl w:ilvl="0" w:tplc="04190001">
      <w:start w:val="1"/>
      <w:numFmt w:val="bullet"/>
      <w:lvlText w:val=""/>
      <w:lvlJc w:val="left"/>
      <w:pPr>
        <w:ind w:left="197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9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1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3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5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7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9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1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39" w:hanging="360"/>
      </w:pPr>
      <w:rPr>
        <w:rFonts w:ascii="Wingdings" w:hAnsi="Wingdings" w:hint="default"/>
      </w:rPr>
    </w:lvl>
  </w:abstractNum>
  <w:abstractNum w:abstractNumId="22">
    <w:nsid w:val="412450F3"/>
    <w:multiLevelType w:val="hybridMultilevel"/>
    <w:tmpl w:val="5F8033F2"/>
    <w:lvl w:ilvl="0" w:tplc="04190001">
      <w:start w:val="1"/>
      <w:numFmt w:val="bullet"/>
      <w:lvlText w:val=""/>
      <w:lvlJc w:val="left"/>
      <w:pPr>
        <w:tabs>
          <w:tab w:val="num" w:pos="1259"/>
        </w:tabs>
        <w:ind w:left="12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979"/>
        </w:tabs>
        <w:ind w:left="19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699"/>
        </w:tabs>
        <w:ind w:left="26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19"/>
        </w:tabs>
        <w:ind w:left="34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39"/>
        </w:tabs>
        <w:ind w:left="41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59"/>
        </w:tabs>
        <w:ind w:left="48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79"/>
        </w:tabs>
        <w:ind w:left="55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299"/>
        </w:tabs>
        <w:ind w:left="62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19"/>
        </w:tabs>
        <w:ind w:left="7019" w:hanging="360"/>
      </w:pPr>
      <w:rPr>
        <w:rFonts w:ascii="Wingdings" w:hAnsi="Wingdings" w:hint="default"/>
      </w:rPr>
    </w:lvl>
  </w:abstractNum>
  <w:abstractNum w:abstractNumId="23">
    <w:nsid w:val="43555D5F"/>
    <w:multiLevelType w:val="hybridMultilevel"/>
    <w:tmpl w:val="B4EE9CBC"/>
    <w:lvl w:ilvl="0" w:tplc="04190001">
      <w:start w:val="1"/>
      <w:numFmt w:val="bullet"/>
      <w:lvlText w:val=""/>
      <w:lvlJc w:val="left"/>
      <w:pPr>
        <w:tabs>
          <w:tab w:val="num" w:pos="1259"/>
        </w:tabs>
        <w:ind w:left="12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979"/>
        </w:tabs>
        <w:ind w:left="19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699"/>
        </w:tabs>
        <w:ind w:left="26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19"/>
        </w:tabs>
        <w:ind w:left="34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39"/>
        </w:tabs>
        <w:ind w:left="41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59"/>
        </w:tabs>
        <w:ind w:left="48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79"/>
        </w:tabs>
        <w:ind w:left="55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299"/>
        </w:tabs>
        <w:ind w:left="62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19"/>
        </w:tabs>
        <w:ind w:left="7019" w:hanging="360"/>
      </w:pPr>
      <w:rPr>
        <w:rFonts w:ascii="Wingdings" w:hAnsi="Wingdings" w:hint="default"/>
      </w:rPr>
    </w:lvl>
  </w:abstractNum>
  <w:abstractNum w:abstractNumId="24">
    <w:nsid w:val="4C662FEB"/>
    <w:multiLevelType w:val="hybridMultilevel"/>
    <w:tmpl w:val="03C26B1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52357609"/>
    <w:multiLevelType w:val="hybridMultilevel"/>
    <w:tmpl w:val="1AA0D7D4"/>
    <w:lvl w:ilvl="0" w:tplc="0419000F">
      <w:start w:val="1"/>
      <w:numFmt w:val="decimal"/>
      <w:lvlText w:val="%1."/>
      <w:lvlJc w:val="left"/>
      <w:pPr>
        <w:tabs>
          <w:tab w:val="num" w:pos="1259"/>
        </w:tabs>
        <w:ind w:left="1259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979"/>
        </w:tabs>
        <w:ind w:left="197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699"/>
        </w:tabs>
        <w:ind w:left="269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19"/>
        </w:tabs>
        <w:ind w:left="341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39"/>
        </w:tabs>
        <w:ind w:left="413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59"/>
        </w:tabs>
        <w:ind w:left="485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579"/>
        </w:tabs>
        <w:ind w:left="557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299"/>
        </w:tabs>
        <w:ind w:left="629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19"/>
        </w:tabs>
        <w:ind w:left="7019" w:hanging="180"/>
      </w:pPr>
    </w:lvl>
  </w:abstractNum>
  <w:abstractNum w:abstractNumId="26">
    <w:nsid w:val="528B7600"/>
    <w:multiLevelType w:val="hybridMultilevel"/>
    <w:tmpl w:val="708ABCC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>
    <w:nsid w:val="52F2515E"/>
    <w:multiLevelType w:val="hybridMultilevel"/>
    <w:tmpl w:val="8C6EFEAA"/>
    <w:lvl w:ilvl="0" w:tplc="04190001">
      <w:start w:val="1"/>
      <w:numFmt w:val="bullet"/>
      <w:lvlText w:val=""/>
      <w:lvlJc w:val="left"/>
      <w:pPr>
        <w:tabs>
          <w:tab w:val="num" w:pos="1259"/>
        </w:tabs>
        <w:ind w:left="12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979"/>
        </w:tabs>
        <w:ind w:left="19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699"/>
        </w:tabs>
        <w:ind w:left="26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19"/>
        </w:tabs>
        <w:ind w:left="34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39"/>
        </w:tabs>
        <w:ind w:left="41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59"/>
        </w:tabs>
        <w:ind w:left="48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79"/>
        </w:tabs>
        <w:ind w:left="55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299"/>
        </w:tabs>
        <w:ind w:left="62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19"/>
        </w:tabs>
        <w:ind w:left="7019" w:hanging="360"/>
      </w:pPr>
      <w:rPr>
        <w:rFonts w:ascii="Wingdings" w:hAnsi="Wingdings" w:hint="default"/>
      </w:rPr>
    </w:lvl>
  </w:abstractNum>
  <w:abstractNum w:abstractNumId="28">
    <w:nsid w:val="54A9131F"/>
    <w:multiLevelType w:val="hybridMultilevel"/>
    <w:tmpl w:val="99D86A62"/>
    <w:lvl w:ilvl="0" w:tplc="041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9">
    <w:nsid w:val="57B92D02"/>
    <w:multiLevelType w:val="hybridMultilevel"/>
    <w:tmpl w:val="B1DCD0BA"/>
    <w:lvl w:ilvl="0" w:tplc="04190001">
      <w:start w:val="1"/>
      <w:numFmt w:val="bullet"/>
      <w:lvlText w:val=""/>
      <w:lvlJc w:val="left"/>
      <w:pPr>
        <w:tabs>
          <w:tab w:val="num" w:pos="1259"/>
        </w:tabs>
        <w:ind w:left="12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979"/>
        </w:tabs>
        <w:ind w:left="19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699"/>
        </w:tabs>
        <w:ind w:left="26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19"/>
        </w:tabs>
        <w:ind w:left="34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39"/>
        </w:tabs>
        <w:ind w:left="41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59"/>
        </w:tabs>
        <w:ind w:left="48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79"/>
        </w:tabs>
        <w:ind w:left="55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299"/>
        </w:tabs>
        <w:ind w:left="62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19"/>
        </w:tabs>
        <w:ind w:left="7019" w:hanging="360"/>
      </w:pPr>
      <w:rPr>
        <w:rFonts w:ascii="Wingdings" w:hAnsi="Wingdings" w:hint="default"/>
      </w:rPr>
    </w:lvl>
  </w:abstractNum>
  <w:abstractNum w:abstractNumId="30">
    <w:nsid w:val="59584EBF"/>
    <w:multiLevelType w:val="hybridMultilevel"/>
    <w:tmpl w:val="61D80E96"/>
    <w:lvl w:ilvl="0" w:tplc="0419000F">
      <w:start w:val="1"/>
      <w:numFmt w:val="decimal"/>
      <w:lvlText w:val="%1."/>
      <w:lvlJc w:val="left"/>
      <w:pPr>
        <w:tabs>
          <w:tab w:val="num" w:pos="1259"/>
        </w:tabs>
        <w:ind w:left="125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979"/>
        </w:tabs>
        <w:ind w:left="19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699"/>
        </w:tabs>
        <w:ind w:left="26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19"/>
        </w:tabs>
        <w:ind w:left="34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39"/>
        </w:tabs>
        <w:ind w:left="41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59"/>
        </w:tabs>
        <w:ind w:left="48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79"/>
        </w:tabs>
        <w:ind w:left="55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299"/>
        </w:tabs>
        <w:ind w:left="62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19"/>
        </w:tabs>
        <w:ind w:left="7019" w:hanging="360"/>
      </w:pPr>
      <w:rPr>
        <w:rFonts w:ascii="Wingdings" w:hAnsi="Wingdings" w:hint="default"/>
      </w:rPr>
    </w:lvl>
  </w:abstractNum>
  <w:abstractNum w:abstractNumId="31">
    <w:nsid w:val="5D6E192C"/>
    <w:multiLevelType w:val="hybridMultilevel"/>
    <w:tmpl w:val="DFF455D8"/>
    <w:lvl w:ilvl="0" w:tplc="0419000F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32">
    <w:nsid w:val="5E814FAF"/>
    <w:multiLevelType w:val="hybridMultilevel"/>
    <w:tmpl w:val="D2E2A240"/>
    <w:lvl w:ilvl="0" w:tplc="E306FAF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i w:val="0"/>
      </w:rPr>
    </w:lvl>
    <w:lvl w:ilvl="1" w:tplc="FFFFFFF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63854286"/>
    <w:multiLevelType w:val="hybridMultilevel"/>
    <w:tmpl w:val="9CF01CAA"/>
    <w:lvl w:ilvl="0" w:tplc="04190001">
      <w:start w:val="1"/>
      <w:numFmt w:val="bullet"/>
      <w:lvlText w:val=""/>
      <w:lvlJc w:val="left"/>
      <w:pPr>
        <w:ind w:left="12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19" w:hanging="360"/>
      </w:pPr>
      <w:rPr>
        <w:rFonts w:ascii="Wingdings" w:hAnsi="Wingdings" w:hint="default"/>
      </w:rPr>
    </w:lvl>
  </w:abstractNum>
  <w:abstractNum w:abstractNumId="34">
    <w:nsid w:val="63866A42"/>
    <w:multiLevelType w:val="hybridMultilevel"/>
    <w:tmpl w:val="899C97C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>
    <w:nsid w:val="65054C7F"/>
    <w:multiLevelType w:val="multilevel"/>
    <w:tmpl w:val="8CAC4568"/>
    <w:lvl w:ilvl="0">
      <w:start w:val="1"/>
      <w:numFmt w:val="bullet"/>
      <w:pStyle w:val="a"/>
      <w:lvlText w:val=""/>
      <w:lvlJc w:val="left"/>
      <w:pPr>
        <w:tabs>
          <w:tab w:val="num" w:pos="1620"/>
        </w:tabs>
        <w:ind w:left="16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420"/>
        </w:tabs>
        <w:ind w:left="342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4140"/>
        </w:tabs>
        <w:ind w:left="41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580"/>
        </w:tabs>
        <w:ind w:left="55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300"/>
        </w:tabs>
        <w:ind w:left="63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  <w:sz w:val="20"/>
      </w:rPr>
    </w:lvl>
  </w:abstractNum>
  <w:abstractNum w:abstractNumId="36">
    <w:nsid w:val="68E55E4F"/>
    <w:multiLevelType w:val="hybridMultilevel"/>
    <w:tmpl w:val="8E747014"/>
    <w:lvl w:ilvl="0" w:tplc="04190001">
      <w:start w:val="1"/>
      <w:numFmt w:val="bullet"/>
      <w:lvlText w:val=""/>
      <w:lvlJc w:val="left"/>
      <w:pPr>
        <w:tabs>
          <w:tab w:val="num" w:pos="1259"/>
        </w:tabs>
        <w:ind w:left="12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979"/>
        </w:tabs>
        <w:ind w:left="19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699"/>
        </w:tabs>
        <w:ind w:left="26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19"/>
        </w:tabs>
        <w:ind w:left="34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39"/>
        </w:tabs>
        <w:ind w:left="41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59"/>
        </w:tabs>
        <w:ind w:left="48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79"/>
        </w:tabs>
        <w:ind w:left="55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299"/>
        </w:tabs>
        <w:ind w:left="62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19"/>
        </w:tabs>
        <w:ind w:left="7019" w:hanging="360"/>
      </w:pPr>
      <w:rPr>
        <w:rFonts w:ascii="Wingdings" w:hAnsi="Wingdings" w:hint="default"/>
      </w:rPr>
    </w:lvl>
  </w:abstractNum>
  <w:abstractNum w:abstractNumId="37">
    <w:nsid w:val="6A6E47A8"/>
    <w:multiLevelType w:val="hybridMultilevel"/>
    <w:tmpl w:val="69EE509C"/>
    <w:lvl w:ilvl="0" w:tplc="04190001">
      <w:start w:val="1"/>
      <w:numFmt w:val="bullet"/>
      <w:lvlText w:val=""/>
      <w:lvlJc w:val="left"/>
      <w:pPr>
        <w:tabs>
          <w:tab w:val="num" w:pos="1259"/>
        </w:tabs>
        <w:ind w:left="12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979"/>
        </w:tabs>
        <w:ind w:left="19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699"/>
        </w:tabs>
        <w:ind w:left="26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19"/>
        </w:tabs>
        <w:ind w:left="34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39"/>
        </w:tabs>
        <w:ind w:left="41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59"/>
        </w:tabs>
        <w:ind w:left="48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79"/>
        </w:tabs>
        <w:ind w:left="55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299"/>
        </w:tabs>
        <w:ind w:left="62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19"/>
        </w:tabs>
        <w:ind w:left="7019" w:hanging="360"/>
      </w:pPr>
      <w:rPr>
        <w:rFonts w:ascii="Wingdings" w:hAnsi="Wingdings" w:hint="default"/>
      </w:rPr>
    </w:lvl>
  </w:abstractNum>
  <w:abstractNum w:abstractNumId="38">
    <w:nsid w:val="6FD46996"/>
    <w:multiLevelType w:val="hybridMultilevel"/>
    <w:tmpl w:val="D1D0C66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>
    <w:nsid w:val="70A700B9"/>
    <w:multiLevelType w:val="hybridMultilevel"/>
    <w:tmpl w:val="F0A6D376"/>
    <w:lvl w:ilvl="0" w:tplc="0419000F">
      <w:start w:val="1"/>
      <w:numFmt w:val="decimal"/>
      <w:lvlText w:val="%1."/>
      <w:lvlJc w:val="left"/>
      <w:pPr>
        <w:tabs>
          <w:tab w:val="num" w:pos="1259"/>
        </w:tabs>
        <w:ind w:left="1259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979"/>
        </w:tabs>
        <w:ind w:left="197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699"/>
        </w:tabs>
        <w:ind w:left="269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19"/>
        </w:tabs>
        <w:ind w:left="341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39"/>
        </w:tabs>
        <w:ind w:left="413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59"/>
        </w:tabs>
        <w:ind w:left="485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579"/>
        </w:tabs>
        <w:ind w:left="557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299"/>
        </w:tabs>
        <w:ind w:left="629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19"/>
        </w:tabs>
        <w:ind w:left="7019" w:hanging="180"/>
      </w:pPr>
    </w:lvl>
  </w:abstractNum>
  <w:abstractNum w:abstractNumId="40">
    <w:nsid w:val="73165225"/>
    <w:multiLevelType w:val="hybridMultilevel"/>
    <w:tmpl w:val="2228B4DC"/>
    <w:lvl w:ilvl="0" w:tplc="04190001">
      <w:start w:val="1"/>
      <w:numFmt w:val="bullet"/>
      <w:lvlText w:val=""/>
      <w:lvlJc w:val="left"/>
      <w:pPr>
        <w:ind w:left="12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19" w:hanging="360"/>
      </w:pPr>
      <w:rPr>
        <w:rFonts w:ascii="Wingdings" w:hAnsi="Wingdings" w:hint="default"/>
      </w:rPr>
    </w:lvl>
  </w:abstractNum>
  <w:abstractNum w:abstractNumId="41">
    <w:nsid w:val="768E044D"/>
    <w:multiLevelType w:val="hybridMultilevel"/>
    <w:tmpl w:val="6284BB2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2">
    <w:nsid w:val="76AF58B8"/>
    <w:multiLevelType w:val="hybridMultilevel"/>
    <w:tmpl w:val="C3123484"/>
    <w:lvl w:ilvl="0" w:tplc="0419000F">
      <w:start w:val="1"/>
      <w:numFmt w:val="decimal"/>
      <w:lvlText w:val="%1."/>
      <w:lvlJc w:val="left"/>
      <w:pPr>
        <w:tabs>
          <w:tab w:val="num" w:pos="1259"/>
        </w:tabs>
        <w:ind w:left="125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979"/>
        </w:tabs>
        <w:ind w:left="197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699"/>
        </w:tabs>
        <w:ind w:left="269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19"/>
        </w:tabs>
        <w:ind w:left="341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39"/>
        </w:tabs>
        <w:ind w:left="413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59"/>
        </w:tabs>
        <w:ind w:left="485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579"/>
        </w:tabs>
        <w:ind w:left="557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299"/>
        </w:tabs>
        <w:ind w:left="629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19"/>
        </w:tabs>
        <w:ind w:left="7019" w:hanging="180"/>
      </w:pPr>
    </w:lvl>
  </w:abstractNum>
  <w:abstractNum w:abstractNumId="43">
    <w:nsid w:val="7A847D74"/>
    <w:multiLevelType w:val="hybridMultilevel"/>
    <w:tmpl w:val="24DC6F1A"/>
    <w:lvl w:ilvl="0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44">
    <w:nsid w:val="7B7B6F21"/>
    <w:multiLevelType w:val="hybridMultilevel"/>
    <w:tmpl w:val="05B08892"/>
    <w:lvl w:ilvl="0" w:tplc="0419000F">
      <w:start w:val="1"/>
      <w:numFmt w:val="decimal"/>
      <w:lvlText w:val="%1."/>
      <w:lvlJc w:val="left"/>
      <w:pPr>
        <w:tabs>
          <w:tab w:val="num" w:pos="1259"/>
        </w:tabs>
        <w:ind w:left="125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979"/>
        </w:tabs>
        <w:ind w:left="197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699"/>
        </w:tabs>
        <w:ind w:left="269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19"/>
        </w:tabs>
        <w:ind w:left="341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39"/>
        </w:tabs>
        <w:ind w:left="413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59"/>
        </w:tabs>
        <w:ind w:left="485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579"/>
        </w:tabs>
        <w:ind w:left="557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299"/>
        </w:tabs>
        <w:ind w:left="629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19"/>
        </w:tabs>
        <w:ind w:left="7019" w:hanging="180"/>
      </w:pPr>
    </w:lvl>
  </w:abstractNum>
  <w:abstractNum w:abstractNumId="45">
    <w:nsid w:val="7D2F5056"/>
    <w:multiLevelType w:val="hybridMultilevel"/>
    <w:tmpl w:val="8E5005B0"/>
    <w:lvl w:ilvl="0" w:tplc="04190001">
      <w:start w:val="1"/>
      <w:numFmt w:val="bullet"/>
      <w:lvlText w:val=""/>
      <w:lvlJc w:val="left"/>
      <w:pPr>
        <w:tabs>
          <w:tab w:val="num" w:pos="1259"/>
        </w:tabs>
        <w:ind w:left="12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979"/>
        </w:tabs>
        <w:ind w:left="19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699"/>
        </w:tabs>
        <w:ind w:left="26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19"/>
        </w:tabs>
        <w:ind w:left="34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39"/>
        </w:tabs>
        <w:ind w:left="41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59"/>
        </w:tabs>
        <w:ind w:left="48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79"/>
        </w:tabs>
        <w:ind w:left="55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299"/>
        </w:tabs>
        <w:ind w:left="62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19"/>
        </w:tabs>
        <w:ind w:left="7019" w:hanging="360"/>
      </w:pPr>
      <w:rPr>
        <w:rFonts w:ascii="Wingdings" w:hAnsi="Wingdings" w:hint="default"/>
      </w:rPr>
    </w:lvl>
  </w:abstractNum>
  <w:abstractNum w:abstractNumId="46">
    <w:nsid w:val="7D40516B"/>
    <w:multiLevelType w:val="hybridMultilevel"/>
    <w:tmpl w:val="872C2754"/>
    <w:lvl w:ilvl="0" w:tplc="04190001">
      <w:start w:val="1"/>
      <w:numFmt w:val="bullet"/>
      <w:lvlText w:val=""/>
      <w:lvlJc w:val="left"/>
      <w:pPr>
        <w:tabs>
          <w:tab w:val="num" w:pos="1259"/>
        </w:tabs>
        <w:ind w:left="12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979"/>
        </w:tabs>
        <w:ind w:left="19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699"/>
        </w:tabs>
        <w:ind w:left="26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19"/>
        </w:tabs>
        <w:ind w:left="34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39"/>
        </w:tabs>
        <w:ind w:left="41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59"/>
        </w:tabs>
        <w:ind w:left="48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79"/>
        </w:tabs>
        <w:ind w:left="55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299"/>
        </w:tabs>
        <w:ind w:left="62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19"/>
        </w:tabs>
        <w:ind w:left="7019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38"/>
  </w:num>
  <w:num w:numId="3">
    <w:abstractNumId w:val="41"/>
  </w:num>
  <w:num w:numId="4">
    <w:abstractNumId w:val="43"/>
  </w:num>
  <w:num w:numId="5">
    <w:abstractNumId w:val="19"/>
  </w:num>
  <w:num w:numId="6">
    <w:abstractNumId w:val="44"/>
  </w:num>
  <w:num w:numId="7">
    <w:abstractNumId w:val="42"/>
  </w:num>
  <w:num w:numId="8">
    <w:abstractNumId w:val="12"/>
  </w:num>
  <w:num w:numId="9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7"/>
  </w:num>
  <w:num w:numId="11">
    <w:abstractNumId w:val="5"/>
  </w:num>
  <w:num w:numId="12">
    <w:abstractNumId w:val="27"/>
  </w:num>
  <w:num w:numId="13">
    <w:abstractNumId w:val="34"/>
  </w:num>
  <w:num w:numId="14">
    <w:abstractNumId w:val="18"/>
  </w:num>
  <w:num w:numId="15">
    <w:abstractNumId w:val="35"/>
  </w:num>
  <w:num w:numId="16">
    <w:abstractNumId w:val="24"/>
  </w:num>
  <w:num w:numId="17">
    <w:abstractNumId w:val="9"/>
  </w:num>
  <w:num w:numId="18">
    <w:abstractNumId w:val="6"/>
  </w:num>
  <w:num w:numId="19">
    <w:abstractNumId w:val="45"/>
  </w:num>
  <w:num w:numId="20">
    <w:abstractNumId w:val="11"/>
  </w:num>
  <w:num w:numId="21">
    <w:abstractNumId w:val="10"/>
  </w:num>
  <w:num w:numId="22">
    <w:abstractNumId w:val="17"/>
  </w:num>
  <w:num w:numId="23">
    <w:abstractNumId w:val="2"/>
  </w:num>
  <w:num w:numId="24">
    <w:abstractNumId w:val="36"/>
  </w:num>
  <w:num w:numId="25">
    <w:abstractNumId w:val="7"/>
  </w:num>
  <w:num w:numId="26">
    <w:abstractNumId w:val="29"/>
  </w:num>
  <w:num w:numId="27">
    <w:abstractNumId w:val="46"/>
  </w:num>
  <w:num w:numId="28">
    <w:abstractNumId w:val="0"/>
  </w:num>
  <w:num w:numId="29">
    <w:abstractNumId w:val="30"/>
  </w:num>
  <w:num w:numId="30">
    <w:abstractNumId w:val="14"/>
  </w:num>
  <w:num w:numId="31">
    <w:abstractNumId w:val="3"/>
  </w:num>
  <w:num w:numId="32">
    <w:abstractNumId w:val="22"/>
  </w:num>
  <w:num w:numId="33">
    <w:abstractNumId w:val="23"/>
  </w:num>
  <w:num w:numId="34">
    <w:abstractNumId w:val="25"/>
  </w:num>
  <w:num w:numId="35">
    <w:abstractNumId w:val="39"/>
  </w:num>
  <w:num w:numId="36">
    <w:abstractNumId w:val="31"/>
  </w:num>
  <w:num w:numId="37">
    <w:abstractNumId w:val="1"/>
  </w:num>
  <w:num w:numId="38">
    <w:abstractNumId w:val="20"/>
  </w:num>
  <w:num w:numId="39">
    <w:abstractNumId w:val="8"/>
  </w:num>
  <w:num w:numId="40">
    <w:abstractNumId w:val="13"/>
  </w:num>
  <w:num w:numId="41">
    <w:abstractNumId w:val="15"/>
  </w:num>
  <w:num w:numId="42">
    <w:abstractNumId w:val="21"/>
  </w:num>
  <w:num w:numId="43">
    <w:abstractNumId w:val="4"/>
  </w:num>
  <w:num w:numId="44">
    <w:abstractNumId w:val="28"/>
  </w:num>
  <w:num w:numId="45">
    <w:abstractNumId w:val="40"/>
  </w:num>
  <w:num w:numId="46">
    <w:abstractNumId w:val="33"/>
  </w:num>
  <w:num w:numId="4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723E"/>
    <w:rsid w:val="0000254D"/>
    <w:rsid w:val="00005B04"/>
    <w:rsid w:val="00021AA0"/>
    <w:rsid w:val="00026BA6"/>
    <w:rsid w:val="00037C9B"/>
    <w:rsid w:val="0004299E"/>
    <w:rsid w:val="000533BD"/>
    <w:rsid w:val="000A326F"/>
    <w:rsid w:val="000A4F79"/>
    <w:rsid w:val="000B2421"/>
    <w:rsid w:val="000C17AB"/>
    <w:rsid w:val="000C4715"/>
    <w:rsid w:val="000E1226"/>
    <w:rsid w:val="000F0936"/>
    <w:rsid w:val="000F6210"/>
    <w:rsid w:val="001019E8"/>
    <w:rsid w:val="00122A29"/>
    <w:rsid w:val="00124946"/>
    <w:rsid w:val="00130B9F"/>
    <w:rsid w:val="0015705F"/>
    <w:rsid w:val="00194C79"/>
    <w:rsid w:val="00195BF2"/>
    <w:rsid w:val="00197628"/>
    <w:rsid w:val="0019772E"/>
    <w:rsid w:val="001A155E"/>
    <w:rsid w:val="001A57A1"/>
    <w:rsid w:val="001B2887"/>
    <w:rsid w:val="001C683B"/>
    <w:rsid w:val="002031C8"/>
    <w:rsid w:val="0021320B"/>
    <w:rsid w:val="00213E72"/>
    <w:rsid w:val="002202D5"/>
    <w:rsid w:val="00230CE1"/>
    <w:rsid w:val="002368BD"/>
    <w:rsid w:val="0024353D"/>
    <w:rsid w:val="002556E6"/>
    <w:rsid w:val="00272788"/>
    <w:rsid w:val="0029402C"/>
    <w:rsid w:val="00295C0A"/>
    <w:rsid w:val="002E1CAA"/>
    <w:rsid w:val="002F6C67"/>
    <w:rsid w:val="00300C7D"/>
    <w:rsid w:val="00310A96"/>
    <w:rsid w:val="00331CA7"/>
    <w:rsid w:val="00347510"/>
    <w:rsid w:val="00350453"/>
    <w:rsid w:val="00376499"/>
    <w:rsid w:val="003818DB"/>
    <w:rsid w:val="003875CB"/>
    <w:rsid w:val="003A4E85"/>
    <w:rsid w:val="003D213D"/>
    <w:rsid w:val="003D5622"/>
    <w:rsid w:val="003F2633"/>
    <w:rsid w:val="003F5EBB"/>
    <w:rsid w:val="00400017"/>
    <w:rsid w:val="00402D76"/>
    <w:rsid w:val="004063F6"/>
    <w:rsid w:val="00421582"/>
    <w:rsid w:val="004215A6"/>
    <w:rsid w:val="00425827"/>
    <w:rsid w:val="00427C6F"/>
    <w:rsid w:val="004342B2"/>
    <w:rsid w:val="0043509E"/>
    <w:rsid w:val="00435109"/>
    <w:rsid w:val="00436EE3"/>
    <w:rsid w:val="004420CD"/>
    <w:rsid w:val="00460510"/>
    <w:rsid w:val="00464343"/>
    <w:rsid w:val="0046571D"/>
    <w:rsid w:val="00471915"/>
    <w:rsid w:val="00480A3E"/>
    <w:rsid w:val="00497AB7"/>
    <w:rsid w:val="004A0984"/>
    <w:rsid w:val="004B4DCC"/>
    <w:rsid w:val="004E1666"/>
    <w:rsid w:val="004E3227"/>
    <w:rsid w:val="004E5BB0"/>
    <w:rsid w:val="004F418C"/>
    <w:rsid w:val="005008A2"/>
    <w:rsid w:val="00503A1D"/>
    <w:rsid w:val="0050754D"/>
    <w:rsid w:val="00510201"/>
    <w:rsid w:val="005372C4"/>
    <w:rsid w:val="00540AF0"/>
    <w:rsid w:val="0054637C"/>
    <w:rsid w:val="00551CE9"/>
    <w:rsid w:val="005553B0"/>
    <w:rsid w:val="0055767D"/>
    <w:rsid w:val="00571492"/>
    <w:rsid w:val="005743DC"/>
    <w:rsid w:val="00583C20"/>
    <w:rsid w:val="005A7201"/>
    <w:rsid w:val="005B1446"/>
    <w:rsid w:val="005C2D27"/>
    <w:rsid w:val="005D0E43"/>
    <w:rsid w:val="005F0C2B"/>
    <w:rsid w:val="005F11FF"/>
    <w:rsid w:val="005F3F9E"/>
    <w:rsid w:val="005F544E"/>
    <w:rsid w:val="005F718F"/>
    <w:rsid w:val="006053CE"/>
    <w:rsid w:val="00611092"/>
    <w:rsid w:val="00611661"/>
    <w:rsid w:val="00620CE3"/>
    <w:rsid w:val="006254D6"/>
    <w:rsid w:val="00640232"/>
    <w:rsid w:val="00664832"/>
    <w:rsid w:val="00685017"/>
    <w:rsid w:val="00685A5D"/>
    <w:rsid w:val="00685C54"/>
    <w:rsid w:val="00692188"/>
    <w:rsid w:val="006A3688"/>
    <w:rsid w:val="006B3CBA"/>
    <w:rsid w:val="006B3D94"/>
    <w:rsid w:val="006C4155"/>
    <w:rsid w:val="006E50B1"/>
    <w:rsid w:val="006F1B8B"/>
    <w:rsid w:val="006F21DB"/>
    <w:rsid w:val="006F493E"/>
    <w:rsid w:val="007177C1"/>
    <w:rsid w:val="00720E20"/>
    <w:rsid w:val="0072444D"/>
    <w:rsid w:val="007313A6"/>
    <w:rsid w:val="00731AAC"/>
    <w:rsid w:val="007353F1"/>
    <w:rsid w:val="00742315"/>
    <w:rsid w:val="0074251D"/>
    <w:rsid w:val="007523E4"/>
    <w:rsid w:val="00757AE1"/>
    <w:rsid w:val="00764818"/>
    <w:rsid w:val="00767B5D"/>
    <w:rsid w:val="007759A3"/>
    <w:rsid w:val="00780279"/>
    <w:rsid w:val="00786C55"/>
    <w:rsid w:val="00792EC3"/>
    <w:rsid w:val="007935C9"/>
    <w:rsid w:val="007938AD"/>
    <w:rsid w:val="007A406E"/>
    <w:rsid w:val="007A494E"/>
    <w:rsid w:val="007B04D3"/>
    <w:rsid w:val="007B7812"/>
    <w:rsid w:val="007C1220"/>
    <w:rsid w:val="007C22E3"/>
    <w:rsid w:val="007D635A"/>
    <w:rsid w:val="007D7D70"/>
    <w:rsid w:val="007F2198"/>
    <w:rsid w:val="007F3C45"/>
    <w:rsid w:val="007F4BDB"/>
    <w:rsid w:val="007F5958"/>
    <w:rsid w:val="00800948"/>
    <w:rsid w:val="00801218"/>
    <w:rsid w:val="008012F0"/>
    <w:rsid w:val="008015EF"/>
    <w:rsid w:val="00806E3D"/>
    <w:rsid w:val="00813235"/>
    <w:rsid w:val="00815AF1"/>
    <w:rsid w:val="008329CD"/>
    <w:rsid w:val="0084428C"/>
    <w:rsid w:val="00863CC7"/>
    <w:rsid w:val="00872FA8"/>
    <w:rsid w:val="00882E57"/>
    <w:rsid w:val="00883A19"/>
    <w:rsid w:val="00890ED6"/>
    <w:rsid w:val="008A3B9A"/>
    <w:rsid w:val="008A497F"/>
    <w:rsid w:val="008A6491"/>
    <w:rsid w:val="008C3BEA"/>
    <w:rsid w:val="008C4A87"/>
    <w:rsid w:val="008C6968"/>
    <w:rsid w:val="008D71A1"/>
    <w:rsid w:val="008E18DB"/>
    <w:rsid w:val="008E6053"/>
    <w:rsid w:val="008E6400"/>
    <w:rsid w:val="008F02DD"/>
    <w:rsid w:val="009015EF"/>
    <w:rsid w:val="009043EB"/>
    <w:rsid w:val="0092075F"/>
    <w:rsid w:val="009221EF"/>
    <w:rsid w:val="00923474"/>
    <w:rsid w:val="00924E38"/>
    <w:rsid w:val="00932064"/>
    <w:rsid w:val="0093685E"/>
    <w:rsid w:val="0094165C"/>
    <w:rsid w:val="0095042C"/>
    <w:rsid w:val="009528C7"/>
    <w:rsid w:val="00953D1D"/>
    <w:rsid w:val="009565BB"/>
    <w:rsid w:val="009614E6"/>
    <w:rsid w:val="00971F63"/>
    <w:rsid w:val="0098189B"/>
    <w:rsid w:val="009911CA"/>
    <w:rsid w:val="00993AF8"/>
    <w:rsid w:val="009A1CB4"/>
    <w:rsid w:val="009A4D56"/>
    <w:rsid w:val="009A51E3"/>
    <w:rsid w:val="009B139C"/>
    <w:rsid w:val="009B15D8"/>
    <w:rsid w:val="009B39D2"/>
    <w:rsid w:val="009B51B2"/>
    <w:rsid w:val="009C2FDD"/>
    <w:rsid w:val="009C587C"/>
    <w:rsid w:val="009D7FE5"/>
    <w:rsid w:val="009E5BFB"/>
    <w:rsid w:val="00A07577"/>
    <w:rsid w:val="00A1785C"/>
    <w:rsid w:val="00A17C6E"/>
    <w:rsid w:val="00A217DB"/>
    <w:rsid w:val="00A4532D"/>
    <w:rsid w:val="00A533C1"/>
    <w:rsid w:val="00A61EED"/>
    <w:rsid w:val="00A6333C"/>
    <w:rsid w:val="00A648A7"/>
    <w:rsid w:val="00A65B5A"/>
    <w:rsid w:val="00A664D1"/>
    <w:rsid w:val="00A8423D"/>
    <w:rsid w:val="00AB6B79"/>
    <w:rsid w:val="00AC5CBE"/>
    <w:rsid w:val="00AD4C5F"/>
    <w:rsid w:val="00B078D5"/>
    <w:rsid w:val="00B10052"/>
    <w:rsid w:val="00B1063F"/>
    <w:rsid w:val="00B154EB"/>
    <w:rsid w:val="00B20488"/>
    <w:rsid w:val="00B20C36"/>
    <w:rsid w:val="00B23BE6"/>
    <w:rsid w:val="00B24025"/>
    <w:rsid w:val="00B305CC"/>
    <w:rsid w:val="00B31F99"/>
    <w:rsid w:val="00B357FD"/>
    <w:rsid w:val="00B45DBE"/>
    <w:rsid w:val="00B47394"/>
    <w:rsid w:val="00B56D90"/>
    <w:rsid w:val="00B628BA"/>
    <w:rsid w:val="00B63CF7"/>
    <w:rsid w:val="00B705AE"/>
    <w:rsid w:val="00B91B1F"/>
    <w:rsid w:val="00B9520D"/>
    <w:rsid w:val="00B97A3C"/>
    <w:rsid w:val="00BA4FFF"/>
    <w:rsid w:val="00BC6AD0"/>
    <w:rsid w:val="00BD080C"/>
    <w:rsid w:val="00BD210D"/>
    <w:rsid w:val="00BD5948"/>
    <w:rsid w:val="00BD7419"/>
    <w:rsid w:val="00BE750B"/>
    <w:rsid w:val="00BF0E51"/>
    <w:rsid w:val="00BF4EE2"/>
    <w:rsid w:val="00BF6EE8"/>
    <w:rsid w:val="00C03F5E"/>
    <w:rsid w:val="00C07D98"/>
    <w:rsid w:val="00C16A7E"/>
    <w:rsid w:val="00C26E22"/>
    <w:rsid w:val="00C33567"/>
    <w:rsid w:val="00C358C1"/>
    <w:rsid w:val="00C35F10"/>
    <w:rsid w:val="00C40CD4"/>
    <w:rsid w:val="00C4589C"/>
    <w:rsid w:val="00C736F1"/>
    <w:rsid w:val="00C746CE"/>
    <w:rsid w:val="00C86037"/>
    <w:rsid w:val="00C87D6E"/>
    <w:rsid w:val="00CA47B8"/>
    <w:rsid w:val="00CB5E7C"/>
    <w:rsid w:val="00CC2410"/>
    <w:rsid w:val="00CC41E8"/>
    <w:rsid w:val="00CC66AE"/>
    <w:rsid w:val="00CD0FA7"/>
    <w:rsid w:val="00CE2D42"/>
    <w:rsid w:val="00CE5C1C"/>
    <w:rsid w:val="00CF5950"/>
    <w:rsid w:val="00D00D10"/>
    <w:rsid w:val="00D20A43"/>
    <w:rsid w:val="00D21882"/>
    <w:rsid w:val="00D2475A"/>
    <w:rsid w:val="00D360DF"/>
    <w:rsid w:val="00D37035"/>
    <w:rsid w:val="00D40407"/>
    <w:rsid w:val="00D45F05"/>
    <w:rsid w:val="00D57888"/>
    <w:rsid w:val="00D62BC4"/>
    <w:rsid w:val="00D74AD9"/>
    <w:rsid w:val="00D97AF7"/>
    <w:rsid w:val="00DB084C"/>
    <w:rsid w:val="00DB4D4E"/>
    <w:rsid w:val="00DC17A8"/>
    <w:rsid w:val="00DD6FCC"/>
    <w:rsid w:val="00DD723E"/>
    <w:rsid w:val="00DE3347"/>
    <w:rsid w:val="00DE61CA"/>
    <w:rsid w:val="00DE70DF"/>
    <w:rsid w:val="00E02596"/>
    <w:rsid w:val="00E10AE5"/>
    <w:rsid w:val="00E26A08"/>
    <w:rsid w:val="00E3380B"/>
    <w:rsid w:val="00E46A23"/>
    <w:rsid w:val="00E63AA0"/>
    <w:rsid w:val="00E65751"/>
    <w:rsid w:val="00E67C15"/>
    <w:rsid w:val="00E8445C"/>
    <w:rsid w:val="00E90951"/>
    <w:rsid w:val="00E9375D"/>
    <w:rsid w:val="00EA4863"/>
    <w:rsid w:val="00EC1A8D"/>
    <w:rsid w:val="00EC24CD"/>
    <w:rsid w:val="00EC6E4D"/>
    <w:rsid w:val="00ED5AFA"/>
    <w:rsid w:val="00ED7D60"/>
    <w:rsid w:val="00EE1510"/>
    <w:rsid w:val="00EE3FD7"/>
    <w:rsid w:val="00EF54F8"/>
    <w:rsid w:val="00EF79DA"/>
    <w:rsid w:val="00F01015"/>
    <w:rsid w:val="00F03A85"/>
    <w:rsid w:val="00F03CB2"/>
    <w:rsid w:val="00F061BD"/>
    <w:rsid w:val="00F113AF"/>
    <w:rsid w:val="00F13845"/>
    <w:rsid w:val="00F20B64"/>
    <w:rsid w:val="00F22B02"/>
    <w:rsid w:val="00F314C0"/>
    <w:rsid w:val="00F3169B"/>
    <w:rsid w:val="00F361B3"/>
    <w:rsid w:val="00F501E7"/>
    <w:rsid w:val="00F57347"/>
    <w:rsid w:val="00F706AA"/>
    <w:rsid w:val="00F827B1"/>
    <w:rsid w:val="00FA2CD5"/>
    <w:rsid w:val="00FA4456"/>
    <w:rsid w:val="00FA5EDE"/>
    <w:rsid w:val="00FC493F"/>
    <w:rsid w:val="00FC6AB4"/>
    <w:rsid w:val="00FD3299"/>
    <w:rsid w:val="00FD49EC"/>
    <w:rsid w:val="00FE119E"/>
    <w:rsid w:val="00FE6D4F"/>
    <w:rsid w:val="00FF45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0">
    <w:name w:val="Normal"/>
    <w:qFormat/>
    <w:rsid w:val="008A6491"/>
    <w:pPr>
      <w:spacing w:after="120"/>
      <w:ind w:firstLine="539"/>
      <w:jc w:val="both"/>
    </w:pPr>
    <w:rPr>
      <w:rFonts w:ascii="Calibri" w:hAnsi="Calibri"/>
      <w:sz w:val="28"/>
      <w:szCs w:val="24"/>
    </w:rPr>
  </w:style>
  <w:style w:type="paragraph" w:styleId="1">
    <w:name w:val="heading 1"/>
    <w:basedOn w:val="a0"/>
    <w:next w:val="a0"/>
    <w:link w:val="10"/>
    <w:qFormat/>
    <w:rsid w:val="00CC66AE"/>
    <w:pPr>
      <w:keepNext/>
      <w:spacing w:before="240"/>
      <w:outlineLvl w:val="0"/>
    </w:pPr>
    <w:rPr>
      <w:rFonts w:cs="Arial"/>
      <w:b/>
      <w:bCs/>
      <w:kern w:val="32"/>
      <w:sz w:val="32"/>
      <w:szCs w:val="32"/>
    </w:rPr>
  </w:style>
  <w:style w:type="paragraph" w:styleId="2">
    <w:name w:val="heading 2"/>
    <w:basedOn w:val="a0"/>
    <w:next w:val="a0"/>
    <w:qFormat/>
    <w:rsid w:val="007F5958"/>
    <w:pPr>
      <w:keepNext/>
      <w:spacing w:after="240"/>
      <w:outlineLvl w:val="1"/>
    </w:pPr>
    <w:rPr>
      <w:rFonts w:cs="Arial"/>
      <w:b/>
      <w:bCs/>
      <w:iCs/>
      <w:sz w:val="32"/>
      <w:szCs w:val="28"/>
    </w:rPr>
  </w:style>
  <w:style w:type="paragraph" w:styleId="3">
    <w:name w:val="heading 3"/>
    <w:basedOn w:val="a0"/>
    <w:next w:val="a0"/>
    <w:qFormat/>
    <w:rsid w:val="00FF45E4"/>
    <w:pPr>
      <w:keepNext/>
      <w:spacing w:before="240" w:after="60"/>
      <w:outlineLvl w:val="2"/>
    </w:pPr>
    <w:rPr>
      <w:rFonts w:cs="Arial"/>
      <w:b/>
      <w:bCs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11">
    <w:name w:val="toc 1"/>
    <w:basedOn w:val="a0"/>
    <w:next w:val="a0"/>
    <w:autoRedefine/>
    <w:uiPriority w:val="39"/>
    <w:rsid w:val="00460510"/>
    <w:pPr>
      <w:tabs>
        <w:tab w:val="right" w:leader="dot" w:pos="9345"/>
      </w:tabs>
      <w:ind w:left="540" w:hanging="1"/>
    </w:pPr>
  </w:style>
  <w:style w:type="character" w:styleId="a4">
    <w:name w:val="Hyperlink"/>
    <w:basedOn w:val="a1"/>
    <w:uiPriority w:val="99"/>
    <w:rsid w:val="00197628"/>
    <w:rPr>
      <w:color w:val="0000FF"/>
      <w:u w:val="single"/>
    </w:rPr>
  </w:style>
  <w:style w:type="paragraph" w:styleId="a5">
    <w:name w:val="caption"/>
    <w:basedOn w:val="a0"/>
    <w:next w:val="a0"/>
    <w:qFormat/>
    <w:rsid w:val="00EF79DA"/>
    <w:pPr>
      <w:spacing w:after="240"/>
      <w:ind w:firstLine="0"/>
      <w:jc w:val="center"/>
    </w:pPr>
    <w:rPr>
      <w:bCs/>
      <w:szCs w:val="20"/>
    </w:rPr>
  </w:style>
  <w:style w:type="paragraph" w:styleId="a6">
    <w:name w:val="footnote text"/>
    <w:basedOn w:val="a0"/>
    <w:semiHidden/>
    <w:rsid w:val="009911CA"/>
    <w:rPr>
      <w:sz w:val="20"/>
      <w:szCs w:val="20"/>
    </w:rPr>
  </w:style>
  <w:style w:type="character" w:styleId="a7">
    <w:name w:val="footnote reference"/>
    <w:basedOn w:val="a1"/>
    <w:semiHidden/>
    <w:rsid w:val="009911CA"/>
    <w:rPr>
      <w:vertAlign w:val="superscript"/>
    </w:rPr>
  </w:style>
  <w:style w:type="paragraph" w:styleId="a8">
    <w:name w:val="Body Text"/>
    <w:basedOn w:val="a0"/>
    <w:rsid w:val="007F5958"/>
    <w:pPr>
      <w:autoSpaceDE w:val="0"/>
      <w:autoSpaceDN w:val="0"/>
      <w:spacing w:after="0"/>
      <w:ind w:firstLine="567"/>
    </w:pPr>
    <w:rPr>
      <w:rFonts w:ascii="Times New Roman" w:hAnsi="Times New Roman"/>
      <w:sz w:val="24"/>
      <w:szCs w:val="20"/>
    </w:rPr>
  </w:style>
  <w:style w:type="paragraph" w:styleId="20">
    <w:name w:val="toc 2"/>
    <w:basedOn w:val="a0"/>
    <w:next w:val="a0"/>
    <w:autoRedefine/>
    <w:uiPriority w:val="39"/>
    <w:rsid w:val="00A65B5A"/>
    <w:pPr>
      <w:ind w:left="280"/>
    </w:pPr>
  </w:style>
  <w:style w:type="paragraph" w:styleId="30">
    <w:name w:val="toc 3"/>
    <w:basedOn w:val="a0"/>
    <w:next w:val="a0"/>
    <w:autoRedefine/>
    <w:uiPriority w:val="39"/>
    <w:rsid w:val="00460510"/>
    <w:pPr>
      <w:tabs>
        <w:tab w:val="right" w:leader="dot" w:pos="9345"/>
      </w:tabs>
      <w:ind w:left="1080" w:firstLine="19"/>
    </w:pPr>
  </w:style>
  <w:style w:type="paragraph" w:customStyle="1" w:styleId="12">
    <w:name w:val="Абзац списка1"/>
    <w:basedOn w:val="a0"/>
    <w:rsid w:val="0098189B"/>
    <w:pPr>
      <w:keepNext/>
      <w:keepLines/>
      <w:spacing w:after="0" w:line="360" w:lineRule="auto"/>
      <w:ind w:left="284" w:firstLine="567"/>
      <w:contextualSpacing/>
      <w:jc w:val="left"/>
    </w:pPr>
    <w:rPr>
      <w:rFonts w:ascii="Times New Roman" w:hAnsi="Times New Roman"/>
      <w:sz w:val="24"/>
      <w:szCs w:val="22"/>
      <w:lang w:eastAsia="en-US"/>
    </w:rPr>
  </w:style>
  <w:style w:type="paragraph" w:customStyle="1" w:styleId="a">
    <w:name w:val="Перечисление"/>
    <w:basedOn w:val="a0"/>
    <w:link w:val="a9"/>
    <w:rsid w:val="0098189B"/>
    <w:pPr>
      <w:keepNext/>
      <w:keepLines/>
      <w:numPr>
        <w:numId w:val="15"/>
      </w:numPr>
      <w:tabs>
        <w:tab w:val="num" w:pos="720"/>
      </w:tabs>
      <w:spacing w:after="0" w:line="360" w:lineRule="auto"/>
      <w:ind w:left="284" w:hanging="284"/>
      <w:contextualSpacing/>
      <w:jc w:val="left"/>
    </w:pPr>
    <w:rPr>
      <w:rFonts w:ascii="Times New Roman" w:hAnsi="Times New Roman"/>
      <w:sz w:val="24"/>
      <w:szCs w:val="28"/>
      <w:lang w:eastAsia="en-US"/>
    </w:rPr>
  </w:style>
  <w:style w:type="character" w:customStyle="1" w:styleId="a9">
    <w:name w:val="Перечисление Знак"/>
    <w:basedOn w:val="a1"/>
    <w:link w:val="a"/>
    <w:locked/>
    <w:rsid w:val="0098189B"/>
    <w:rPr>
      <w:sz w:val="24"/>
      <w:szCs w:val="28"/>
      <w:lang w:val="ru-RU" w:eastAsia="en-US" w:bidi="ar-SA"/>
    </w:rPr>
  </w:style>
  <w:style w:type="character" w:customStyle="1" w:styleId="10">
    <w:name w:val="Заголовок 1 Знак"/>
    <w:basedOn w:val="a1"/>
    <w:link w:val="1"/>
    <w:rsid w:val="0084428C"/>
    <w:rPr>
      <w:rFonts w:ascii="Calibri" w:hAnsi="Calibri" w:cs="Arial"/>
      <w:b/>
      <w:bCs/>
      <w:kern w:val="32"/>
      <w:sz w:val="32"/>
      <w:szCs w:val="32"/>
      <w:lang w:val="ru-RU" w:eastAsia="ru-RU" w:bidi="ar-SA"/>
    </w:rPr>
  </w:style>
  <w:style w:type="paragraph" w:styleId="aa">
    <w:name w:val="footer"/>
    <w:basedOn w:val="a0"/>
    <w:rsid w:val="00BA4FFF"/>
    <w:pPr>
      <w:tabs>
        <w:tab w:val="center" w:pos="4677"/>
        <w:tab w:val="right" w:pos="9355"/>
      </w:tabs>
    </w:pPr>
  </w:style>
  <w:style w:type="character" w:styleId="ab">
    <w:name w:val="page number"/>
    <w:basedOn w:val="a1"/>
    <w:rsid w:val="00BA4FFF"/>
  </w:style>
  <w:style w:type="paragraph" w:styleId="ac">
    <w:name w:val="header"/>
    <w:basedOn w:val="a0"/>
    <w:link w:val="ad"/>
    <w:rsid w:val="0015705F"/>
    <w:pPr>
      <w:tabs>
        <w:tab w:val="center" w:pos="4677"/>
        <w:tab w:val="right" w:pos="9355"/>
      </w:tabs>
      <w:spacing w:after="0"/>
    </w:pPr>
  </w:style>
  <w:style w:type="character" w:customStyle="1" w:styleId="ad">
    <w:name w:val="Верхний колонтитул Знак"/>
    <w:basedOn w:val="a1"/>
    <w:link w:val="ac"/>
    <w:rsid w:val="0015705F"/>
    <w:rPr>
      <w:rFonts w:ascii="Calibri" w:hAnsi="Calibri"/>
      <w:sz w:val="28"/>
      <w:szCs w:val="24"/>
    </w:rPr>
  </w:style>
  <w:style w:type="paragraph" w:styleId="ae">
    <w:name w:val="Balloon Text"/>
    <w:basedOn w:val="a0"/>
    <w:link w:val="af"/>
    <w:rsid w:val="0015705F"/>
    <w:pPr>
      <w:spacing w:after="0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1"/>
    <w:link w:val="ae"/>
    <w:rsid w:val="0015705F"/>
    <w:rPr>
      <w:rFonts w:ascii="Tahoma" w:hAnsi="Tahoma" w:cs="Tahoma"/>
      <w:sz w:val="16"/>
      <w:szCs w:val="16"/>
    </w:rPr>
  </w:style>
  <w:style w:type="paragraph" w:styleId="af0">
    <w:name w:val="List Paragraph"/>
    <w:basedOn w:val="a0"/>
    <w:uiPriority w:val="34"/>
    <w:qFormat/>
    <w:rsid w:val="008329CD"/>
    <w:pPr>
      <w:ind w:left="720"/>
      <w:contextualSpacing/>
    </w:pPr>
  </w:style>
  <w:style w:type="paragraph" w:styleId="af1">
    <w:name w:val="endnote text"/>
    <w:basedOn w:val="a0"/>
    <w:link w:val="af2"/>
    <w:rsid w:val="00A1785C"/>
    <w:pPr>
      <w:spacing w:after="0"/>
    </w:pPr>
    <w:rPr>
      <w:sz w:val="20"/>
      <w:szCs w:val="20"/>
    </w:rPr>
  </w:style>
  <w:style w:type="character" w:customStyle="1" w:styleId="af2">
    <w:name w:val="Текст концевой сноски Знак"/>
    <w:basedOn w:val="a1"/>
    <w:link w:val="af1"/>
    <w:rsid w:val="00A1785C"/>
    <w:rPr>
      <w:rFonts w:ascii="Calibri" w:hAnsi="Calibri"/>
    </w:rPr>
  </w:style>
  <w:style w:type="character" w:styleId="af3">
    <w:name w:val="endnote reference"/>
    <w:basedOn w:val="a1"/>
    <w:rsid w:val="00A1785C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0">
    <w:name w:val="Normal"/>
    <w:qFormat/>
    <w:rsid w:val="008A6491"/>
    <w:pPr>
      <w:spacing w:after="120"/>
      <w:ind w:firstLine="539"/>
      <w:jc w:val="both"/>
    </w:pPr>
    <w:rPr>
      <w:rFonts w:ascii="Calibri" w:hAnsi="Calibri"/>
      <w:sz w:val="28"/>
      <w:szCs w:val="24"/>
    </w:rPr>
  </w:style>
  <w:style w:type="paragraph" w:styleId="1">
    <w:name w:val="heading 1"/>
    <w:basedOn w:val="a0"/>
    <w:next w:val="a0"/>
    <w:link w:val="10"/>
    <w:qFormat/>
    <w:rsid w:val="00CC66AE"/>
    <w:pPr>
      <w:keepNext/>
      <w:spacing w:before="240"/>
      <w:outlineLvl w:val="0"/>
    </w:pPr>
    <w:rPr>
      <w:rFonts w:cs="Arial"/>
      <w:b/>
      <w:bCs/>
      <w:kern w:val="32"/>
      <w:sz w:val="32"/>
      <w:szCs w:val="32"/>
    </w:rPr>
  </w:style>
  <w:style w:type="paragraph" w:styleId="2">
    <w:name w:val="heading 2"/>
    <w:basedOn w:val="a0"/>
    <w:next w:val="a0"/>
    <w:qFormat/>
    <w:rsid w:val="007F5958"/>
    <w:pPr>
      <w:keepNext/>
      <w:spacing w:after="240"/>
      <w:outlineLvl w:val="1"/>
    </w:pPr>
    <w:rPr>
      <w:rFonts w:cs="Arial"/>
      <w:b/>
      <w:bCs/>
      <w:iCs/>
      <w:sz w:val="32"/>
      <w:szCs w:val="28"/>
    </w:rPr>
  </w:style>
  <w:style w:type="paragraph" w:styleId="3">
    <w:name w:val="heading 3"/>
    <w:basedOn w:val="a0"/>
    <w:next w:val="a0"/>
    <w:qFormat/>
    <w:rsid w:val="00FF45E4"/>
    <w:pPr>
      <w:keepNext/>
      <w:spacing w:before="240" w:after="60"/>
      <w:outlineLvl w:val="2"/>
    </w:pPr>
    <w:rPr>
      <w:rFonts w:cs="Arial"/>
      <w:b/>
      <w:bCs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11">
    <w:name w:val="toc 1"/>
    <w:basedOn w:val="a0"/>
    <w:next w:val="a0"/>
    <w:autoRedefine/>
    <w:uiPriority w:val="39"/>
    <w:rsid w:val="00460510"/>
    <w:pPr>
      <w:tabs>
        <w:tab w:val="right" w:leader="dot" w:pos="9345"/>
      </w:tabs>
      <w:ind w:left="540" w:hanging="1"/>
    </w:pPr>
  </w:style>
  <w:style w:type="character" w:styleId="a4">
    <w:name w:val="Hyperlink"/>
    <w:basedOn w:val="a1"/>
    <w:uiPriority w:val="99"/>
    <w:rsid w:val="00197628"/>
    <w:rPr>
      <w:color w:val="0000FF"/>
      <w:u w:val="single"/>
    </w:rPr>
  </w:style>
  <w:style w:type="paragraph" w:styleId="a5">
    <w:name w:val="caption"/>
    <w:basedOn w:val="a0"/>
    <w:next w:val="a0"/>
    <w:qFormat/>
    <w:rsid w:val="00EF79DA"/>
    <w:pPr>
      <w:spacing w:after="240"/>
      <w:ind w:firstLine="0"/>
      <w:jc w:val="center"/>
    </w:pPr>
    <w:rPr>
      <w:bCs/>
      <w:szCs w:val="20"/>
    </w:rPr>
  </w:style>
  <w:style w:type="paragraph" w:styleId="a6">
    <w:name w:val="footnote text"/>
    <w:basedOn w:val="a0"/>
    <w:semiHidden/>
    <w:rsid w:val="009911CA"/>
    <w:rPr>
      <w:sz w:val="20"/>
      <w:szCs w:val="20"/>
    </w:rPr>
  </w:style>
  <w:style w:type="character" w:styleId="a7">
    <w:name w:val="footnote reference"/>
    <w:basedOn w:val="a1"/>
    <w:semiHidden/>
    <w:rsid w:val="009911CA"/>
    <w:rPr>
      <w:vertAlign w:val="superscript"/>
    </w:rPr>
  </w:style>
  <w:style w:type="paragraph" w:styleId="a8">
    <w:name w:val="Body Text"/>
    <w:basedOn w:val="a0"/>
    <w:rsid w:val="007F5958"/>
    <w:pPr>
      <w:autoSpaceDE w:val="0"/>
      <w:autoSpaceDN w:val="0"/>
      <w:spacing w:after="0"/>
      <w:ind w:firstLine="567"/>
    </w:pPr>
    <w:rPr>
      <w:rFonts w:ascii="Times New Roman" w:hAnsi="Times New Roman"/>
      <w:sz w:val="24"/>
      <w:szCs w:val="20"/>
    </w:rPr>
  </w:style>
  <w:style w:type="paragraph" w:styleId="20">
    <w:name w:val="toc 2"/>
    <w:basedOn w:val="a0"/>
    <w:next w:val="a0"/>
    <w:autoRedefine/>
    <w:uiPriority w:val="39"/>
    <w:rsid w:val="00A65B5A"/>
    <w:pPr>
      <w:ind w:left="280"/>
    </w:pPr>
  </w:style>
  <w:style w:type="paragraph" w:styleId="30">
    <w:name w:val="toc 3"/>
    <w:basedOn w:val="a0"/>
    <w:next w:val="a0"/>
    <w:autoRedefine/>
    <w:uiPriority w:val="39"/>
    <w:rsid w:val="00460510"/>
    <w:pPr>
      <w:tabs>
        <w:tab w:val="right" w:leader="dot" w:pos="9345"/>
      </w:tabs>
      <w:ind w:left="1080" w:firstLine="19"/>
    </w:pPr>
  </w:style>
  <w:style w:type="paragraph" w:customStyle="1" w:styleId="12">
    <w:name w:val="Абзац списка1"/>
    <w:basedOn w:val="a0"/>
    <w:rsid w:val="0098189B"/>
    <w:pPr>
      <w:keepNext/>
      <w:keepLines/>
      <w:spacing w:after="0" w:line="360" w:lineRule="auto"/>
      <w:ind w:left="284" w:firstLine="567"/>
      <w:contextualSpacing/>
      <w:jc w:val="left"/>
    </w:pPr>
    <w:rPr>
      <w:rFonts w:ascii="Times New Roman" w:hAnsi="Times New Roman"/>
      <w:sz w:val="24"/>
      <w:szCs w:val="22"/>
      <w:lang w:eastAsia="en-US"/>
    </w:rPr>
  </w:style>
  <w:style w:type="paragraph" w:customStyle="1" w:styleId="a">
    <w:name w:val="Перечисление"/>
    <w:basedOn w:val="a0"/>
    <w:link w:val="a9"/>
    <w:rsid w:val="0098189B"/>
    <w:pPr>
      <w:keepNext/>
      <w:keepLines/>
      <w:numPr>
        <w:numId w:val="15"/>
      </w:numPr>
      <w:tabs>
        <w:tab w:val="num" w:pos="720"/>
      </w:tabs>
      <w:spacing w:after="0" w:line="360" w:lineRule="auto"/>
      <w:ind w:left="284" w:hanging="284"/>
      <w:contextualSpacing/>
      <w:jc w:val="left"/>
    </w:pPr>
    <w:rPr>
      <w:rFonts w:ascii="Times New Roman" w:hAnsi="Times New Roman"/>
      <w:sz w:val="24"/>
      <w:szCs w:val="28"/>
      <w:lang w:eastAsia="en-US"/>
    </w:rPr>
  </w:style>
  <w:style w:type="character" w:customStyle="1" w:styleId="a9">
    <w:name w:val="Перечисление Знак"/>
    <w:basedOn w:val="a1"/>
    <w:link w:val="a"/>
    <w:locked/>
    <w:rsid w:val="0098189B"/>
    <w:rPr>
      <w:sz w:val="24"/>
      <w:szCs w:val="28"/>
      <w:lang w:val="ru-RU" w:eastAsia="en-US" w:bidi="ar-SA"/>
    </w:rPr>
  </w:style>
  <w:style w:type="character" w:customStyle="1" w:styleId="10">
    <w:name w:val="Заголовок 1 Знак"/>
    <w:basedOn w:val="a1"/>
    <w:link w:val="1"/>
    <w:rsid w:val="0084428C"/>
    <w:rPr>
      <w:rFonts w:ascii="Calibri" w:hAnsi="Calibri" w:cs="Arial"/>
      <w:b/>
      <w:bCs/>
      <w:kern w:val="32"/>
      <w:sz w:val="32"/>
      <w:szCs w:val="32"/>
      <w:lang w:val="ru-RU" w:eastAsia="ru-RU" w:bidi="ar-SA"/>
    </w:rPr>
  </w:style>
  <w:style w:type="paragraph" w:styleId="aa">
    <w:name w:val="footer"/>
    <w:basedOn w:val="a0"/>
    <w:rsid w:val="00BA4FFF"/>
    <w:pPr>
      <w:tabs>
        <w:tab w:val="center" w:pos="4677"/>
        <w:tab w:val="right" w:pos="9355"/>
      </w:tabs>
    </w:pPr>
  </w:style>
  <w:style w:type="character" w:styleId="ab">
    <w:name w:val="page number"/>
    <w:basedOn w:val="a1"/>
    <w:rsid w:val="00BA4FFF"/>
  </w:style>
  <w:style w:type="paragraph" w:styleId="ac">
    <w:name w:val="header"/>
    <w:basedOn w:val="a0"/>
    <w:link w:val="ad"/>
    <w:rsid w:val="0015705F"/>
    <w:pPr>
      <w:tabs>
        <w:tab w:val="center" w:pos="4677"/>
        <w:tab w:val="right" w:pos="9355"/>
      </w:tabs>
      <w:spacing w:after="0"/>
    </w:pPr>
  </w:style>
  <w:style w:type="character" w:customStyle="1" w:styleId="ad">
    <w:name w:val="Верхний колонтитул Знак"/>
    <w:basedOn w:val="a1"/>
    <w:link w:val="ac"/>
    <w:rsid w:val="0015705F"/>
    <w:rPr>
      <w:rFonts w:ascii="Calibri" w:hAnsi="Calibri"/>
      <w:sz w:val="28"/>
      <w:szCs w:val="24"/>
    </w:rPr>
  </w:style>
  <w:style w:type="paragraph" w:styleId="ae">
    <w:name w:val="Balloon Text"/>
    <w:basedOn w:val="a0"/>
    <w:link w:val="af"/>
    <w:rsid w:val="0015705F"/>
    <w:pPr>
      <w:spacing w:after="0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1"/>
    <w:link w:val="ae"/>
    <w:rsid w:val="0015705F"/>
    <w:rPr>
      <w:rFonts w:ascii="Tahoma" w:hAnsi="Tahoma" w:cs="Tahoma"/>
      <w:sz w:val="16"/>
      <w:szCs w:val="16"/>
    </w:rPr>
  </w:style>
  <w:style w:type="paragraph" w:styleId="af0">
    <w:name w:val="List Paragraph"/>
    <w:basedOn w:val="a0"/>
    <w:uiPriority w:val="34"/>
    <w:qFormat/>
    <w:rsid w:val="008329CD"/>
    <w:pPr>
      <w:ind w:left="720"/>
      <w:contextualSpacing/>
    </w:pPr>
  </w:style>
  <w:style w:type="paragraph" w:styleId="af1">
    <w:name w:val="endnote text"/>
    <w:basedOn w:val="a0"/>
    <w:link w:val="af2"/>
    <w:rsid w:val="00A1785C"/>
    <w:pPr>
      <w:spacing w:after="0"/>
    </w:pPr>
    <w:rPr>
      <w:sz w:val="20"/>
      <w:szCs w:val="20"/>
    </w:rPr>
  </w:style>
  <w:style w:type="character" w:customStyle="1" w:styleId="af2">
    <w:name w:val="Текст концевой сноски Знак"/>
    <w:basedOn w:val="a1"/>
    <w:link w:val="af1"/>
    <w:rsid w:val="00A1785C"/>
    <w:rPr>
      <w:rFonts w:ascii="Calibri" w:hAnsi="Calibri"/>
    </w:rPr>
  </w:style>
  <w:style w:type="character" w:styleId="af3">
    <w:name w:val="endnote reference"/>
    <w:basedOn w:val="a1"/>
    <w:rsid w:val="00A1785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6731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package" Target="embeddings/_________Microsoft_Visio1.vsdx"/><Relationship Id="rId18" Type="http://schemas.openxmlformats.org/officeDocument/2006/relationships/image" Target="media/image7.emf"/><Relationship Id="rId26" Type="http://schemas.openxmlformats.org/officeDocument/2006/relationships/image" Target="media/image11.png"/><Relationship Id="rId39" Type="http://schemas.openxmlformats.org/officeDocument/2006/relationships/package" Target="embeddings/_________Microsoft_Visio4.vsdx"/><Relationship Id="rId3" Type="http://schemas.openxmlformats.org/officeDocument/2006/relationships/styles" Target="styles.xml"/><Relationship Id="rId21" Type="http://schemas.openxmlformats.org/officeDocument/2006/relationships/oleObject" Target="embeddings/_________Microsoft_Visio_2003_20104.vsd"/><Relationship Id="rId34" Type="http://schemas.openxmlformats.org/officeDocument/2006/relationships/image" Target="media/image15.emf"/><Relationship Id="rId42" Type="http://schemas.openxmlformats.org/officeDocument/2006/relationships/image" Target="media/image19.emf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emf"/><Relationship Id="rId17" Type="http://schemas.openxmlformats.org/officeDocument/2006/relationships/oleObject" Target="embeddings/_________Microsoft_Visio_2003_20102.vsd"/><Relationship Id="rId25" Type="http://schemas.openxmlformats.org/officeDocument/2006/relationships/package" Target="embeddings/_________Microsoft_Visio2.vsdx"/><Relationship Id="rId33" Type="http://schemas.openxmlformats.org/officeDocument/2006/relationships/oleObject" Target="embeddings/_________Microsoft_Visio_2003_20107.vsd"/><Relationship Id="rId38" Type="http://schemas.openxmlformats.org/officeDocument/2006/relationships/image" Target="media/image17.emf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image" Target="media/image8.emf"/><Relationship Id="rId29" Type="http://schemas.openxmlformats.org/officeDocument/2006/relationships/image" Target="media/image13.png"/><Relationship Id="rId41" Type="http://schemas.openxmlformats.org/officeDocument/2006/relationships/package" Target="embeddings/_________Microsoft_Visio5.vsdx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0.emf"/><Relationship Id="rId32" Type="http://schemas.openxmlformats.org/officeDocument/2006/relationships/image" Target="media/image14.emf"/><Relationship Id="rId37" Type="http://schemas.openxmlformats.org/officeDocument/2006/relationships/package" Target="embeddings/_________Microsoft_Visio3.vsdx"/><Relationship Id="rId40" Type="http://schemas.openxmlformats.org/officeDocument/2006/relationships/image" Target="media/image18.emf"/><Relationship Id="rId45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oleObject" Target="embeddings/_________Microsoft_Visio_2003_20101.vsd"/><Relationship Id="rId23" Type="http://schemas.openxmlformats.org/officeDocument/2006/relationships/oleObject" Target="embeddings/_________Microsoft_Visio_2003_20105.vsd"/><Relationship Id="rId28" Type="http://schemas.openxmlformats.org/officeDocument/2006/relationships/oleObject" Target="embeddings/_________Microsoft_Visio_2003_20106.vsd"/><Relationship Id="rId36" Type="http://schemas.openxmlformats.org/officeDocument/2006/relationships/image" Target="media/image16.emf"/><Relationship Id="rId10" Type="http://schemas.openxmlformats.org/officeDocument/2006/relationships/image" Target="media/image2.png"/><Relationship Id="rId19" Type="http://schemas.openxmlformats.org/officeDocument/2006/relationships/oleObject" Target="embeddings/_________Microsoft_Visio_2003_20103.vsd"/><Relationship Id="rId31" Type="http://schemas.openxmlformats.org/officeDocument/2006/relationships/hyperlink" Target="http://rdo.rk9.bmstu.ru/help/" TargetMode="External"/><Relationship Id="rId44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emf"/><Relationship Id="rId22" Type="http://schemas.openxmlformats.org/officeDocument/2006/relationships/image" Target="media/image9.emf"/><Relationship Id="rId27" Type="http://schemas.openxmlformats.org/officeDocument/2006/relationships/image" Target="media/image12.emf"/><Relationship Id="rId30" Type="http://schemas.openxmlformats.org/officeDocument/2006/relationships/hyperlink" Target="http://www.tiobe.com/index.php/content/paperinfo/tpci/index.html/" TargetMode="External"/><Relationship Id="rId35" Type="http://schemas.openxmlformats.org/officeDocument/2006/relationships/oleObject" Target="embeddings/_________Microsoft_Visio_2003_20108.vsd"/><Relationship Id="rId43" Type="http://schemas.openxmlformats.org/officeDocument/2006/relationships/package" Target="embeddings/_________Microsoft_Visio6.vsdx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2148510-E83E-4D2A-8A9E-BBF5CBA79C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940</TotalTime>
  <Pages>1</Pages>
  <Words>8520</Words>
  <Characters>48569</Characters>
  <Application>Microsoft Office Word</Application>
  <DocSecurity>0</DocSecurity>
  <Lines>404</Lines>
  <Paragraphs>113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56976</CharactersWithSpaces>
  <SharedDoc>false</SharedDoc>
  <HLinks>
    <vt:vector size="306" baseType="variant">
      <vt:variant>
        <vt:i4>5308480</vt:i4>
      </vt:variant>
      <vt:variant>
        <vt:i4>405</vt:i4>
      </vt:variant>
      <vt:variant>
        <vt:i4>0</vt:i4>
      </vt:variant>
      <vt:variant>
        <vt:i4>5</vt:i4>
      </vt:variant>
      <vt:variant>
        <vt:lpwstr>http://rdo.rk9.bmstu.ru/help/</vt:lpwstr>
      </vt:variant>
      <vt:variant>
        <vt:lpwstr/>
      </vt:variant>
      <vt:variant>
        <vt:i4>4456512</vt:i4>
      </vt:variant>
      <vt:variant>
        <vt:i4>402</vt:i4>
      </vt:variant>
      <vt:variant>
        <vt:i4>0</vt:i4>
      </vt:variant>
      <vt:variant>
        <vt:i4>5</vt:i4>
      </vt:variant>
      <vt:variant>
        <vt:lpwstr>http://www.tiobe.com/index.php/content/paperinfo/tpci/index.html/</vt:lpwstr>
      </vt:variant>
      <vt:variant>
        <vt:lpwstr/>
      </vt:variant>
      <vt:variant>
        <vt:i4>1048629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_Toc375141700</vt:lpwstr>
      </vt:variant>
      <vt:variant>
        <vt:i4>1638452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_Toc375141699</vt:lpwstr>
      </vt:variant>
      <vt:variant>
        <vt:i4>1638452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_Toc375141698</vt:lpwstr>
      </vt:variant>
      <vt:variant>
        <vt:i4>1638452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_Toc375141697</vt:lpwstr>
      </vt:variant>
      <vt:variant>
        <vt:i4>1638452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_Toc375141696</vt:lpwstr>
      </vt:variant>
      <vt:variant>
        <vt:i4>1638452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_Toc375141695</vt:lpwstr>
      </vt:variant>
      <vt:variant>
        <vt:i4>1638452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_Toc375141694</vt:lpwstr>
      </vt:variant>
      <vt:variant>
        <vt:i4>1638452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_Toc375141693</vt:lpwstr>
      </vt:variant>
      <vt:variant>
        <vt:i4>1638452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_Toc375141692</vt:lpwstr>
      </vt:variant>
      <vt:variant>
        <vt:i4>1638452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_Toc375141691</vt:lpwstr>
      </vt:variant>
      <vt:variant>
        <vt:i4>1638452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_Toc375141690</vt:lpwstr>
      </vt:variant>
      <vt:variant>
        <vt:i4>1572916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_Toc375141689</vt:lpwstr>
      </vt:variant>
      <vt:variant>
        <vt:i4>1572916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_Toc375141688</vt:lpwstr>
      </vt:variant>
      <vt:variant>
        <vt:i4>1572916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_Toc375141687</vt:lpwstr>
      </vt:variant>
      <vt:variant>
        <vt:i4>1572916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_Toc375141686</vt:lpwstr>
      </vt:variant>
      <vt:variant>
        <vt:i4>1572916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_Toc375141685</vt:lpwstr>
      </vt:variant>
      <vt:variant>
        <vt:i4>1572916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_Toc375141684</vt:lpwstr>
      </vt:variant>
      <vt:variant>
        <vt:i4>1572916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_Toc375141683</vt:lpwstr>
      </vt:variant>
      <vt:variant>
        <vt:i4>1572916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_Toc375141682</vt:lpwstr>
      </vt:variant>
      <vt:variant>
        <vt:i4>1572916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_Toc375141681</vt:lpwstr>
      </vt:variant>
      <vt:variant>
        <vt:i4>1572916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_Toc375141680</vt:lpwstr>
      </vt:variant>
      <vt:variant>
        <vt:i4>1507380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_Toc375141679</vt:lpwstr>
      </vt:variant>
      <vt:variant>
        <vt:i4>1507380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_Toc375141678</vt:lpwstr>
      </vt:variant>
      <vt:variant>
        <vt:i4>1507380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_Toc375141677</vt:lpwstr>
      </vt:variant>
      <vt:variant>
        <vt:i4>1507380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_Toc375141676</vt:lpwstr>
      </vt:variant>
      <vt:variant>
        <vt:i4>1507380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_Toc375141675</vt:lpwstr>
      </vt:variant>
      <vt:variant>
        <vt:i4>1507380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_Toc375141674</vt:lpwstr>
      </vt:variant>
      <vt:variant>
        <vt:i4>1507380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_Toc375141673</vt:lpwstr>
      </vt:variant>
      <vt:variant>
        <vt:i4>1507380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_Toc375141672</vt:lpwstr>
      </vt:variant>
      <vt:variant>
        <vt:i4>1507380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_Toc375141671</vt:lpwstr>
      </vt:variant>
      <vt:variant>
        <vt:i4>1507380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_Toc375141670</vt:lpwstr>
      </vt:variant>
      <vt:variant>
        <vt:i4>1441844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_Toc375141669</vt:lpwstr>
      </vt:variant>
      <vt:variant>
        <vt:i4>1441844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_Toc375141668</vt:lpwstr>
      </vt:variant>
      <vt:variant>
        <vt:i4>1441844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_Toc375141667</vt:lpwstr>
      </vt:variant>
      <vt:variant>
        <vt:i4>1441844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_Toc375141666</vt:lpwstr>
      </vt:variant>
      <vt:variant>
        <vt:i4>1441844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_Toc375141665</vt:lpwstr>
      </vt:variant>
      <vt:variant>
        <vt:i4>1441844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_Toc375141664</vt:lpwstr>
      </vt:variant>
      <vt:variant>
        <vt:i4>1441844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_Toc375141663</vt:lpwstr>
      </vt:variant>
      <vt:variant>
        <vt:i4>1441844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_Toc375141662</vt:lpwstr>
      </vt:variant>
      <vt:variant>
        <vt:i4>1441844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_Toc375141661</vt:lpwstr>
      </vt:variant>
      <vt:variant>
        <vt:i4>1441844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_Toc375141660</vt:lpwstr>
      </vt:variant>
      <vt:variant>
        <vt:i4>1376308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_Toc375141659</vt:lpwstr>
      </vt:variant>
      <vt:variant>
        <vt:i4>1376308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_Toc375141658</vt:lpwstr>
      </vt:variant>
      <vt:variant>
        <vt:i4>1376308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_Toc375141657</vt:lpwstr>
      </vt:variant>
      <vt:variant>
        <vt:i4>1376308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_Toc375141656</vt:lpwstr>
      </vt:variant>
      <vt:variant>
        <vt:i4>1376308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_Toc375141655</vt:lpwstr>
      </vt:variant>
      <vt:variant>
        <vt:i4>1376308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_Toc375141654</vt:lpwstr>
      </vt:variant>
      <vt:variant>
        <vt:i4>1376308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_Toc375141653</vt:lpwstr>
      </vt:variant>
      <vt:variant>
        <vt:i4>1376308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_Toc375141652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Swamp</dc:creator>
  <cp:lastModifiedBy>swp</cp:lastModifiedBy>
  <cp:revision>34</cp:revision>
  <cp:lastPrinted>2014-06-01T18:31:00Z</cp:lastPrinted>
  <dcterms:created xsi:type="dcterms:W3CDTF">2014-05-26T22:03:00Z</dcterms:created>
  <dcterms:modified xsi:type="dcterms:W3CDTF">2014-06-01T18:54:00Z</dcterms:modified>
</cp:coreProperties>
</file>